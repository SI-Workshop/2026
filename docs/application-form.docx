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3A268" w14:textId="0D0B8053" w:rsidR="002B3892" w:rsidRDefault="002B3892">
      <w:pPr>
        <w:rPr>
          <w:lang w:eastAsia="zh-CN"/>
        </w:rPr>
      </w:pPr>
    </w:p>
    <w:tbl>
      <w:tblPr>
        <w:tblpPr w:leftFromText="180" w:rightFromText="180" w:vertAnchor="text" w:horzAnchor="margin" w:tblpY="-11"/>
        <w:tblW w:w="0" w:type="auto"/>
        <w:tblBorders>
          <w:insideH w:val="dotted" w:sz="4" w:space="0" w:color="auto"/>
        </w:tblBorders>
        <w:tblLayout w:type="fixed"/>
        <w:tblLook w:val="0000" w:firstRow="0" w:lastRow="0" w:firstColumn="0" w:lastColumn="0" w:noHBand="0" w:noVBand="0"/>
      </w:tblPr>
      <w:tblGrid>
        <w:gridCol w:w="9988"/>
      </w:tblGrid>
      <w:tr w:rsidR="00ED45A7" w:rsidRPr="00E22826" w14:paraId="7DC86422" w14:textId="77777777" w:rsidTr="00943E73">
        <w:trPr>
          <w:trHeight w:val="20"/>
        </w:trPr>
        <w:tc>
          <w:tcPr>
            <w:tcW w:w="9988" w:type="dxa"/>
            <w:tcBorders>
              <w:bottom w:val="dotted" w:sz="4" w:space="0" w:color="auto"/>
            </w:tcBorders>
          </w:tcPr>
          <w:p w14:paraId="19FCA8DF" w14:textId="0DF9ED68" w:rsidR="006A384E" w:rsidRPr="00DA3CF2" w:rsidRDefault="002B3892" w:rsidP="00943E73">
            <w:pPr>
              <w:tabs>
                <w:tab w:val="left" w:pos="5720"/>
              </w:tabs>
              <w:autoSpaceDE w:val="0"/>
              <w:autoSpaceDN w:val="0"/>
              <w:adjustRightInd w:val="0"/>
              <w:spacing w:after="100"/>
              <w:jc w:val="center"/>
              <w:rPr>
                <w:rFonts w:ascii="Calibri" w:hAnsi="Calibri" w:cs="Calibri"/>
                <w:sz w:val="26"/>
                <w:szCs w:val="26"/>
              </w:rPr>
            </w:pPr>
            <w:r w:rsidRPr="00DA3CF2">
              <w:rPr>
                <w:rFonts w:ascii="Calibri" w:hAnsi="Calibri" w:cs="Calibri"/>
                <w:sz w:val="26"/>
                <w:szCs w:val="26"/>
              </w:rPr>
              <w:t xml:space="preserve">HKUST </w:t>
            </w:r>
            <w:r w:rsidRPr="00DA3CF2">
              <w:rPr>
                <w:rFonts w:ascii="Calibri" w:hAnsi="Calibri" w:cs="Calibri" w:hint="eastAsia"/>
                <w:sz w:val="26"/>
                <w:szCs w:val="26"/>
              </w:rPr>
              <w:t>─</w:t>
            </w:r>
            <w:r w:rsidRPr="00DA3CF2">
              <w:rPr>
                <w:rFonts w:ascii="Calibri" w:hAnsi="Calibri" w:cs="Calibri"/>
                <w:sz w:val="26"/>
                <w:szCs w:val="26"/>
              </w:rPr>
              <w:t xml:space="preserve"> HKUST(GZ) Cross-campus Research</w:t>
            </w:r>
            <w:r w:rsidR="00A25730" w:rsidRPr="00DA3CF2">
              <w:rPr>
                <w:rFonts w:ascii="Calibri" w:hAnsi="Calibri" w:cs="Calibri"/>
                <w:sz w:val="26"/>
                <w:szCs w:val="26"/>
              </w:rPr>
              <w:t xml:space="preserve"> </w:t>
            </w:r>
            <w:r w:rsidR="00510B53" w:rsidRPr="00DA3CF2">
              <w:rPr>
                <w:rFonts w:ascii="Calibri" w:hAnsi="Calibri" w:cs="Calibri"/>
                <w:sz w:val="26"/>
                <w:szCs w:val="26"/>
              </w:rPr>
              <w:t xml:space="preserve">Collaboration </w:t>
            </w:r>
          </w:p>
          <w:p w14:paraId="38737070" w14:textId="52535BDD" w:rsidR="006A384E" w:rsidRPr="00DA3CF2" w:rsidRDefault="005657BF" w:rsidP="009218E7">
            <w:pPr>
              <w:tabs>
                <w:tab w:val="left" w:pos="5720"/>
              </w:tabs>
              <w:autoSpaceDE w:val="0"/>
              <w:autoSpaceDN w:val="0"/>
              <w:adjustRightInd w:val="0"/>
              <w:spacing w:after="100"/>
              <w:jc w:val="center"/>
              <w:rPr>
                <w:rFonts w:ascii="Calibri" w:eastAsiaTheme="minorEastAsia" w:hAnsi="Calibri" w:cs="Calibri"/>
                <w:b/>
                <w:sz w:val="26"/>
                <w:szCs w:val="26"/>
              </w:rPr>
            </w:pPr>
            <w:r w:rsidRPr="00DA3CF2">
              <w:rPr>
                <w:rFonts w:ascii="Calibri" w:hAnsi="Calibri" w:cs="Calibri"/>
                <w:b/>
                <w:sz w:val="26"/>
                <w:szCs w:val="26"/>
              </w:rPr>
              <w:t>“1+1+1” Joint Funding Program (2025)</w:t>
            </w:r>
          </w:p>
          <w:p w14:paraId="14C251CA" w14:textId="296B83B2" w:rsidR="00ED45A7" w:rsidRPr="00E22826" w:rsidRDefault="00ED45A7" w:rsidP="002F5A20">
            <w:pPr>
              <w:tabs>
                <w:tab w:val="left" w:pos="5720"/>
              </w:tabs>
              <w:autoSpaceDE w:val="0"/>
              <w:autoSpaceDN w:val="0"/>
              <w:adjustRightInd w:val="0"/>
              <w:snapToGrid w:val="0"/>
              <w:spacing w:before="300" w:after="100"/>
              <w:jc w:val="center"/>
              <w:rPr>
                <w:rFonts w:ascii="Calibri" w:eastAsia="PMingLiU" w:hAnsi="Calibri" w:cs="Calibri"/>
                <w:b/>
                <w:bCs/>
                <w:sz w:val="22"/>
                <w:szCs w:val="22"/>
              </w:rPr>
            </w:pPr>
            <w:r>
              <w:rPr>
                <w:rFonts w:ascii="Calibri" w:hAnsi="Calibri" w:cs="Calibri"/>
                <w:sz w:val="32"/>
                <w:szCs w:val="32"/>
                <w:lang w:eastAsia="zh-HK"/>
              </w:rPr>
              <w:t>Application Form</w:t>
            </w:r>
          </w:p>
        </w:tc>
      </w:tr>
      <w:tr w:rsidR="00ED45A7" w:rsidRPr="00E22826" w14:paraId="6E306F32" w14:textId="77777777" w:rsidTr="00943E73">
        <w:trPr>
          <w:trHeight w:val="20"/>
        </w:trPr>
        <w:tc>
          <w:tcPr>
            <w:tcW w:w="9988" w:type="dxa"/>
            <w:tcBorders>
              <w:top w:val="dotted" w:sz="4" w:space="0" w:color="auto"/>
              <w:bottom w:val="dotted" w:sz="4" w:space="0" w:color="auto"/>
            </w:tcBorders>
          </w:tcPr>
          <w:p w14:paraId="0BB65D92" w14:textId="311E7102" w:rsidR="00ED45A7" w:rsidRPr="00487D9D" w:rsidRDefault="00082278" w:rsidP="00943E73">
            <w:pPr>
              <w:autoSpaceDE w:val="0"/>
              <w:autoSpaceDN w:val="0"/>
              <w:adjustRightInd w:val="0"/>
              <w:spacing w:before="100" w:after="100"/>
              <w:outlineLvl w:val="0"/>
              <w:rPr>
                <w:rFonts w:asciiTheme="majorHAnsi" w:eastAsia="DengXian" w:hAnsiTheme="majorHAnsi" w:cstheme="majorBidi"/>
                <w:sz w:val="19"/>
                <w:szCs w:val="19"/>
                <w:lang w:val="en-HK" w:eastAsia="zh-CN"/>
              </w:rPr>
            </w:pPr>
            <w:r w:rsidRPr="00487D9D">
              <w:rPr>
                <w:rFonts w:asciiTheme="majorHAnsi" w:eastAsia="PMingLiU" w:hAnsiTheme="majorHAnsi" w:cstheme="majorBidi"/>
                <w:sz w:val="19"/>
                <w:szCs w:val="19"/>
              </w:rPr>
              <w:t>C</w:t>
            </w:r>
            <w:r w:rsidR="00ED45A7" w:rsidRPr="00487D9D">
              <w:rPr>
                <w:rFonts w:asciiTheme="majorHAnsi" w:eastAsia="PMingLiU" w:hAnsiTheme="majorHAnsi" w:cstheme="majorBidi"/>
                <w:sz w:val="19"/>
                <w:szCs w:val="19"/>
              </w:rPr>
              <w:t xml:space="preserve">ompleted Application should be submitted by the </w:t>
            </w:r>
            <w:r w:rsidR="00B162A9" w:rsidRPr="00487D9D">
              <w:rPr>
                <w:rFonts w:asciiTheme="majorHAnsi" w:eastAsia="PMingLiU" w:hAnsiTheme="majorHAnsi" w:cstheme="majorBidi"/>
                <w:sz w:val="19"/>
                <w:szCs w:val="19"/>
              </w:rPr>
              <w:t>Overall GDST Project Lead</w:t>
            </w:r>
            <w:r w:rsidR="00B41D50">
              <w:rPr>
                <w:rFonts w:asciiTheme="majorHAnsi" w:eastAsia="PMingLiU" w:hAnsiTheme="majorHAnsi" w:cstheme="majorBidi"/>
                <w:sz w:val="19"/>
                <w:szCs w:val="19"/>
              </w:rPr>
              <w:t>er</w:t>
            </w:r>
            <w:r w:rsidR="00B162A9" w:rsidRPr="00487D9D">
              <w:rPr>
                <w:rFonts w:asciiTheme="majorHAnsi" w:eastAsia="PMingLiU" w:hAnsiTheme="majorHAnsi" w:cstheme="majorBidi"/>
                <w:sz w:val="19"/>
                <w:szCs w:val="19"/>
              </w:rPr>
              <w:t xml:space="preserve"> to his/her home University</w:t>
            </w:r>
            <w:r w:rsidR="002F5A20" w:rsidRPr="00487D9D">
              <w:rPr>
                <w:rFonts w:asciiTheme="majorHAnsi" w:eastAsia="PMingLiU" w:hAnsiTheme="majorHAnsi" w:cstheme="majorBidi"/>
                <w:sz w:val="19"/>
                <w:szCs w:val="19"/>
              </w:rPr>
              <w:t>:</w:t>
            </w:r>
            <w:r w:rsidR="00B162A9" w:rsidRPr="00487D9D">
              <w:rPr>
                <w:rFonts w:asciiTheme="majorHAnsi" w:eastAsia="PMingLiU" w:hAnsiTheme="majorHAnsi" w:cstheme="majorBidi"/>
                <w:sz w:val="19"/>
                <w:szCs w:val="19"/>
              </w:rPr>
              <w:t xml:space="preserve"> </w:t>
            </w:r>
            <w:r w:rsidR="00ED45A7" w:rsidRPr="00487D9D">
              <w:rPr>
                <w:rFonts w:asciiTheme="majorHAnsi" w:eastAsia="PMingLiU" w:hAnsiTheme="majorHAnsi" w:cstheme="majorBidi"/>
                <w:sz w:val="19"/>
                <w:szCs w:val="19"/>
              </w:rPr>
              <w:t xml:space="preserve">via email to HKUST </w:t>
            </w:r>
            <w:r w:rsidR="07A212AA" w:rsidRPr="00487D9D">
              <w:rPr>
                <w:rFonts w:asciiTheme="majorHAnsi" w:eastAsia="PMingLiU" w:hAnsiTheme="majorHAnsi" w:cstheme="majorBidi"/>
                <w:sz w:val="19"/>
                <w:szCs w:val="19"/>
              </w:rPr>
              <w:t>VPRDO</w:t>
            </w:r>
            <w:r w:rsidR="00396F16" w:rsidRPr="00487D9D">
              <w:rPr>
                <w:rFonts w:asciiTheme="majorHAnsi" w:eastAsia="PMingLiU" w:hAnsiTheme="majorHAnsi" w:cstheme="majorBidi"/>
                <w:sz w:val="19"/>
                <w:szCs w:val="19"/>
              </w:rPr>
              <w:t xml:space="preserve"> </w:t>
            </w:r>
            <w:r w:rsidR="00ED45A7" w:rsidRPr="00487D9D">
              <w:rPr>
                <w:rFonts w:asciiTheme="majorHAnsi" w:eastAsia="PMingLiU" w:hAnsiTheme="majorHAnsi" w:cstheme="majorBidi"/>
                <w:sz w:val="19"/>
                <w:szCs w:val="19"/>
              </w:rPr>
              <w:t xml:space="preserve">at </w:t>
            </w:r>
            <w:hyperlink r:id="rId11" w:history="1">
              <w:r w:rsidR="00396F16" w:rsidRPr="00DA3CF2">
                <w:rPr>
                  <w:rStyle w:val="a3"/>
                  <w:rFonts w:asciiTheme="majorHAnsi" w:eastAsia="DengXian" w:hAnsiTheme="majorHAnsi" w:cstheme="majorBidi" w:hint="eastAsia"/>
                  <w:color w:val="auto"/>
                  <w:sz w:val="19"/>
                  <w:szCs w:val="19"/>
                  <w:lang w:eastAsia="zh-CN"/>
                </w:rPr>
                <w:t>rdu@ust.hk</w:t>
              </w:r>
            </w:hyperlink>
            <w:r w:rsidR="00396F16" w:rsidRPr="00487D9D">
              <w:rPr>
                <w:rFonts w:asciiTheme="majorHAnsi" w:eastAsia="DengXian" w:hAnsiTheme="majorHAnsi" w:cstheme="majorBidi"/>
                <w:sz w:val="19"/>
                <w:szCs w:val="19"/>
                <w:lang w:eastAsia="zh-CN"/>
              </w:rPr>
              <w:t>; or</w:t>
            </w:r>
            <w:r w:rsidR="00ED45A7" w:rsidRPr="00487D9D">
              <w:rPr>
                <w:rFonts w:asciiTheme="majorHAnsi" w:eastAsia="PMingLiU" w:hAnsiTheme="majorHAnsi" w:cstheme="majorBidi"/>
                <w:sz w:val="19"/>
                <w:szCs w:val="19"/>
              </w:rPr>
              <w:t xml:space="preserve"> </w:t>
            </w:r>
            <w:r w:rsidR="11352900" w:rsidRPr="00487D9D">
              <w:rPr>
                <w:rFonts w:asciiTheme="majorHAnsi" w:eastAsia="PMingLiU" w:hAnsiTheme="majorHAnsi" w:cstheme="majorBidi"/>
                <w:sz w:val="19"/>
                <w:szCs w:val="19"/>
              </w:rPr>
              <w:t>via the Research Project Management System (RPMS)</w:t>
            </w:r>
            <w:r w:rsidR="00E913DF" w:rsidRPr="00487D9D">
              <w:rPr>
                <w:rFonts w:asciiTheme="majorHAnsi" w:eastAsia="PMingLiU" w:hAnsiTheme="majorHAnsi" w:cstheme="majorBidi"/>
                <w:sz w:val="19"/>
                <w:szCs w:val="19"/>
              </w:rPr>
              <w:t xml:space="preserve"> </w:t>
            </w:r>
            <w:r w:rsidR="00317C56" w:rsidRPr="00487D9D">
              <w:rPr>
                <w:rFonts w:asciiTheme="majorHAnsi" w:eastAsia="PMingLiU" w:hAnsiTheme="majorHAnsi" w:cstheme="majorBidi"/>
                <w:sz w:val="19"/>
                <w:szCs w:val="19"/>
              </w:rPr>
              <w:t>to</w:t>
            </w:r>
            <w:r w:rsidR="00E913DF" w:rsidRPr="00487D9D">
              <w:rPr>
                <w:rFonts w:asciiTheme="majorHAnsi" w:eastAsia="PMingLiU" w:hAnsiTheme="majorHAnsi" w:cstheme="majorBidi"/>
                <w:sz w:val="19"/>
                <w:szCs w:val="19"/>
              </w:rPr>
              <w:t xml:space="preserve"> HKUST(GZ)</w:t>
            </w:r>
            <w:r w:rsidR="00317C56" w:rsidRPr="00487D9D">
              <w:rPr>
                <w:rFonts w:asciiTheme="majorHAnsi" w:eastAsia="PMingLiU" w:hAnsiTheme="majorHAnsi" w:cstheme="majorBidi"/>
                <w:sz w:val="19"/>
                <w:szCs w:val="19"/>
              </w:rPr>
              <w:t xml:space="preserve"> Research Department (RD)</w:t>
            </w:r>
            <w:r w:rsidR="00ED45A7" w:rsidRPr="00487D9D">
              <w:rPr>
                <w:rFonts w:asciiTheme="majorHAnsi" w:eastAsiaTheme="minorEastAsia" w:hAnsiTheme="majorHAnsi" w:cstheme="majorBidi"/>
                <w:sz w:val="19"/>
                <w:szCs w:val="19"/>
              </w:rPr>
              <w:t xml:space="preserve">. </w:t>
            </w:r>
          </w:p>
        </w:tc>
      </w:tr>
    </w:tbl>
    <w:p w14:paraId="5FED370D" w14:textId="77777777" w:rsidR="000D432B" w:rsidRPr="00E22826" w:rsidRDefault="000D432B" w:rsidP="00E22826">
      <w:pPr>
        <w:autoSpaceDE w:val="0"/>
        <w:autoSpaceDN w:val="0"/>
        <w:adjustRightInd w:val="0"/>
        <w:outlineLvl w:val="0"/>
        <w:rPr>
          <w:rFonts w:ascii="Calibri" w:eastAsia="PMingLiU" w:hAnsi="Calibri" w:cs="Calibri"/>
          <w:b/>
          <w:bCs/>
          <w:sz w:val="22"/>
          <w:szCs w:val="22"/>
          <w:u w:val="single"/>
        </w:rPr>
      </w:pPr>
    </w:p>
    <w:p w14:paraId="7CCAE783" w14:textId="781A71E8" w:rsidR="00E22826" w:rsidRPr="00E22826" w:rsidRDefault="00E22826" w:rsidP="00E22826">
      <w:pPr>
        <w:autoSpaceDE w:val="0"/>
        <w:autoSpaceDN w:val="0"/>
        <w:adjustRightInd w:val="0"/>
        <w:outlineLvl w:val="0"/>
        <w:rPr>
          <w:rFonts w:ascii="Calibri" w:eastAsia="PMingLiU" w:hAnsi="Calibri" w:cs="Calibri"/>
          <w:b/>
          <w:bCs/>
          <w:sz w:val="22"/>
          <w:szCs w:val="22"/>
          <w:u w:val="single"/>
        </w:rPr>
      </w:pPr>
      <w:r w:rsidRPr="00E22826">
        <w:rPr>
          <w:rFonts w:ascii="Calibri" w:eastAsia="PMingLiU" w:hAnsi="Calibri" w:cs="Calibri"/>
          <w:b/>
          <w:bCs/>
          <w:sz w:val="22"/>
          <w:szCs w:val="22"/>
          <w:u w:val="single"/>
        </w:rPr>
        <w:t>Part A:  Project and Investigators</w:t>
      </w:r>
    </w:p>
    <w:p w14:paraId="0F209616" w14:textId="77777777" w:rsidR="00E22826" w:rsidRPr="00E22826" w:rsidRDefault="00E22826" w:rsidP="00E22826">
      <w:pPr>
        <w:autoSpaceDE w:val="0"/>
        <w:autoSpaceDN w:val="0"/>
        <w:adjustRightInd w:val="0"/>
        <w:outlineLvl w:val="0"/>
        <w:rPr>
          <w:rFonts w:ascii="Calibri" w:eastAsia="PMingLiU" w:hAnsi="Calibri" w:cs="Calibri"/>
          <w:b/>
          <w:bCs/>
          <w:sz w:val="22"/>
          <w:szCs w:val="22"/>
          <w:u w:val="single"/>
        </w:rPr>
      </w:pPr>
    </w:p>
    <w:p w14:paraId="772464FE" w14:textId="6F54CCB8" w:rsidR="0086664E" w:rsidRPr="00ED45A7" w:rsidRDefault="00757261" w:rsidP="00610B01">
      <w:pPr>
        <w:pStyle w:val="aa"/>
        <w:numPr>
          <w:ilvl w:val="0"/>
          <w:numId w:val="1"/>
        </w:numPr>
        <w:spacing w:after="200"/>
        <w:rPr>
          <w:rFonts w:ascii="Calibri" w:eastAsia="PMingLiU" w:hAnsi="Calibri" w:cs="Calibri"/>
          <w:b/>
          <w:bCs/>
          <w:sz w:val="22"/>
          <w:szCs w:val="22"/>
        </w:rPr>
      </w:pPr>
      <w:r>
        <w:rPr>
          <w:rFonts w:ascii="Calibri" w:eastAsia="DengXian" w:hAnsi="Calibri" w:cs="Calibri" w:hint="eastAsia"/>
          <w:b/>
          <w:bCs/>
          <w:sz w:val="22"/>
          <w:szCs w:val="22"/>
          <w:lang w:eastAsia="zh-CN"/>
        </w:rPr>
        <w:t xml:space="preserve">Project </w:t>
      </w:r>
      <w:r w:rsidR="00EC730D">
        <w:rPr>
          <w:rFonts w:ascii="Calibri" w:eastAsia="DengXian" w:hAnsi="Calibri" w:cs="Calibri" w:hint="eastAsia"/>
          <w:b/>
          <w:bCs/>
          <w:sz w:val="22"/>
          <w:szCs w:val="22"/>
          <w:lang w:eastAsia="zh-CN"/>
        </w:rPr>
        <w:t>Type</w:t>
      </w:r>
    </w:p>
    <w:p w14:paraId="6A5911DF" w14:textId="4C496544" w:rsidR="00F037E7" w:rsidRPr="002768DF" w:rsidRDefault="00000000" w:rsidP="0086664E">
      <w:pPr>
        <w:pStyle w:val="aa"/>
        <w:ind w:left="360"/>
        <w:rPr>
          <w:rFonts w:ascii="Calibri" w:eastAsia="DengXian" w:hAnsi="Calibri" w:cs="Calibri"/>
          <w:sz w:val="22"/>
          <w:szCs w:val="22"/>
          <w:lang w:val="en-HK" w:eastAsia="zh-CN"/>
        </w:rPr>
      </w:pPr>
      <w:sdt>
        <w:sdtPr>
          <w:rPr>
            <w:rFonts w:ascii="Calibri" w:eastAsia="PMingLiU" w:hAnsi="Calibri" w:cs="Calibri"/>
            <w:sz w:val="22"/>
            <w:szCs w:val="22"/>
          </w:rPr>
          <w:id w:val="-783811653"/>
          <w14:checkbox>
            <w14:checked w14:val="1"/>
            <w14:checkedState w14:val="2612" w14:font="MS Gothic"/>
            <w14:uncheckedState w14:val="2610" w14:font="MS Gothic"/>
          </w14:checkbox>
        </w:sdtPr>
        <w:sdtContent>
          <w:r w:rsidR="00256F51">
            <w:rPr>
              <w:rFonts w:ascii="MS Gothic" w:eastAsia="MS Gothic" w:hAnsi="MS Gothic" w:cs="Calibri" w:hint="eastAsia"/>
              <w:sz w:val="22"/>
              <w:szCs w:val="22"/>
            </w:rPr>
            <w:t>☒</w:t>
          </w:r>
        </w:sdtContent>
      </w:sdt>
      <w:r w:rsidR="00481605" w:rsidRPr="13D74CA0">
        <w:rPr>
          <w:rFonts w:ascii="Calibri" w:eastAsia="PMingLiU" w:hAnsi="Calibri" w:cs="Calibri"/>
          <w:sz w:val="22"/>
          <w:szCs w:val="22"/>
        </w:rPr>
        <w:t xml:space="preserve">   </w:t>
      </w:r>
      <w:r w:rsidR="0058689A" w:rsidRPr="13D74CA0">
        <w:rPr>
          <w:rFonts w:ascii="Calibri" w:eastAsia="DengXian" w:hAnsi="Calibri" w:cs="Calibri"/>
          <w:sz w:val="22"/>
          <w:szCs w:val="22"/>
          <w:lang w:eastAsia="zh-CN"/>
        </w:rPr>
        <w:t>(</w:t>
      </w:r>
      <w:r w:rsidR="003D58F6" w:rsidRPr="13D74CA0">
        <w:rPr>
          <w:rFonts w:ascii="Calibri" w:eastAsia="DengXian" w:hAnsi="Calibri" w:cs="Calibri"/>
          <w:sz w:val="22"/>
          <w:szCs w:val="22"/>
          <w:lang w:eastAsia="zh-CN"/>
        </w:rPr>
        <w:t>A</w:t>
      </w:r>
      <w:r w:rsidR="0058689A" w:rsidRPr="13D74CA0">
        <w:rPr>
          <w:rFonts w:ascii="Calibri" w:eastAsia="DengXian" w:hAnsi="Calibri" w:cs="Calibri"/>
          <w:sz w:val="22"/>
          <w:szCs w:val="22"/>
          <w:lang w:eastAsia="zh-CN"/>
        </w:rPr>
        <w:t>)</w:t>
      </w:r>
      <w:r w:rsidR="003D58F6" w:rsidRPr="13D74CA0">
        <w:rPr>
          <w:rFonts w:ascii="Calibri" w:eastAsia="DengXian" w:hAnsi="Calibri" w:cs="Calibri"/>
          <w:sz w:val="22"/>
          <w:szCs w:val="22"/>
          <w:lang w:eastAsia="zh-CN"/>
        </w:rPr>
        <w:t xml:space="preserve"> </w:t>
      </w:r>
      <w:r w:rsidR="000E1780" w:rsidRPr="13D74CA0">
        <w:rPr>
          <w:rFonts w:ascii="Calibri" w:eastAsia="DengXian" w:hAnsi="Calibri" w:cs="Calibri"/>
          <w:sz w:val="22"/>
          <w:szCs w:val="22"/>
          <w:lang w:eastAsia="zh-CN"/>
        </w:rPr>
        <w:t xml:space="preserve"> </w:t>
      </w:r>
      <w:r w:rsidR="49D57F8D" w:rsidRPr="00DA3CF2">
        <w:rPr>
          <w:rFonts w:ascii="Calibri" w:eastAsia="PMingLiU" w:hAnsi="Calibri" w:cs="Calibri"/>
          <w:sz w:val="22"/>
          <w:szCs w:val="22"/>
          <w:lang w:val="en-HK"/>
        </w:rPr>
        <w:t>Exploratory</w:t>
      </w:r>
      <w:r w:rsidR="00BE5C48" w:rsidRPr="13D74CA0">
        <w:rPr>
          <w:rFonts w:ascii="Calibri" w:eastAsia="PMingLiU" w:hAnsi="Calibri" w:cs="Calibri"/>
          <w:sz w:val="22"/>
          <w:szCs w:val="22"/>
          <w:lang w:val="en-HK"/>
        </w:rPr>
        <w:t xml:space="preserve"> Research </w:t>
      </w:r>
      <w:r w:rsidR="00510B53" w:rsidRPr="13D74CA0">
        <w:rPr>
          <w:rFonts w:ascii="Calibri" w:eastAsia="PMingLiU" w:hAnsi="Calibri" w:cs="Calibri"/>
          <w:sz w:val="22"/>
          <w:szCs w:val="22"/>
          <w:lang w:val="en-HK"/>
        </w:rPr>
        <w:t>兩校聯合研究專項</w:t>
      </w:r>
    </w:p>
    <w:p w14:paraId="4D27607B" w14:textId="45828DDF" w:rsidR="00F037E7" w:rsidRDefault="00000000" w:rsidP="0096008F">
      <w:pPr>
        <w:autoSpaceDE w:val="0"/>
        <w:autoSpaceDN w:val="0"/>
        <w:adjustRightInd w:val="0"/>
        <w:spacing w:after="100"/>
        <w:ind w:left="357"/>
        <w:rPr>
          <w:rFonts w:ascii="Calibri" w:eastAsia="PMingLiU" w:hAnsi="Calibri" w:cs="Calibri"/>
          <w:sz w:val="22"/>
          <w:szCs w:val="22"/>
          <w:lang w:eastAsia="zh-CN"/>
        </w:rPr>
      </w:pPr>
      <w:sdt>
        <w:sdtPr>
          <w:rPr>
            <w:rFonts w:ascii="Calibri" w:eastAsia="PMingLiU" w:hAnsi="Calibri" w:cs="Calibri"/>
            <w:sz w:val="22"/>
            <w:szCs w:val="22"/>
            <w:lang w:eastAsia="zh-CN"/>
          </w:rPr>
          <w:id w:val="-1916844092"/>
          <w14:checkbox>
            <w14:checked w14:val="0"/>
            <w14:checkedState w14:val="2612" w14:font="MS Gothic"/>
            <w14:uncheckedState w14:val="2610" w14:font="MS Gothic"/>
          </w14:checkbox>
        </w:sdtPr>
        <w:sdtContent>
          <w:r w:rsidR="00481605">
            <w:rPr>
              <w:rFonts w:ascii="MS Gothic" w:eastAsia="MS Gothic" w:hAnsi="MS Gothic" w:cs="Calibri"/>
              <w:sz w:val="22"/>
              <w:szCs w:val="22"/>
              <w:lang w:eastAsia="zh-CN"/>
            </w:rPr>
            <w:t>☐</w:t>
          </w:r>
        </w:sdtContent>
      </w:sdt>
      <w:r w:rsidR="00481605">
        <w:rPr>
          <w:rFonts w:ascii="Calibri" w:eastAsia="PMingLiU" w:hAnsi="Calibri" w:cs="Calibri"/>
          <w:sz w:val="22"/>
          <w:szCs w:val="22"/>
          <w:lang w:eastAsia="zh-CN"/>
        </w:rPr>
        <w:tab/>
      </w:r>
      <w:r w:rsidR="000E1780">
        <w:rPr>
          <w:rFonts w:ascii="Calibri" w:eastAsia="DengXian" w:hAnsi="Calibri" w:cs="Calibri"/>
          <w:sz w:val="22"/>
          <w:szCs w:val="22"/>
          <w:lang w:eastAsia="zh-CN"/>
        </w:rPr>
        <w:t>(</w:t>
      </w:r>
      <w:r w:rsidR="003D58F6">
        <w:rPr>
          <w:rFonts w:ascii="Calibri" w:eastAsia="DengXian" w:hAnsi="Calibri" w:cs="Calibri"/>
          <w:sz w:val="22"/>
          <w:szCs w:val="22"/>
          <w:lang w:eastAsia="zh-CN"/>
        </w:rPr>
        <w:t>B</w:t>
      </w:r>
      <w:r w:rsidR="000E1780">
        <w:rPr>
          <w:rFonts w:ascii="Calibri" w:eastAsia="DengXian" w:hAnsi="Calibri" w:cs="Calibri"/>
          <w:sz w:val="22"/>
          <w:szCs w:val="22"/>
          <w:lang w:eastAsia="zh-CN"/>
        </w:rPr>
        <w:t>)</w:t>
      </w:r>
      <w:r w:rsidR="003D58F6">
        <w:rPr>
          <w:rFonts w:ascii="Calibri" w:eastAsia="DengXian" w:hAnsi="Calibri" w:cs="Calibri"/>
          <w:sz w:val="22"/>
          <w:szCs w:val="22"/>
          <w:lang w:eastAsia="zh-CN"/>
        </w:rPr>
        <w:t xml:space="preserve">  </w:t>
      </w:r>
      <w:r w:rsidR="002768DF">
        <w:rPr>
          <w:rFonts w:ascii="Calibri" w:eastAsia="DengXian" w:hAnsi="Calibri" w:cs="Calibri"/>
          <w:sz w:val="22"/>
          <w:szCs w:val="22"/>
          <w:lang w:eastAsia="zh-CN"/>
        </w:rPr>
        <w:t xml:space="preserve">Technology </w:t>
      </w:r>
      <w:r w:rsidR="6D98CD89">
        <w:rPr>
          <w:rFonts w:ascii="Calibri" w:eastAsia="DengXian" w:hAnsi="Calibri" w:cs="Calibri"/>
          <w:sz w:val="22"/>
          <w:szCs w:val="22"/>
          <w:lang w:eastAsia="zh-CN"/>
        </w:rPr>
        <w:t xml:space="preserve">Development </w:t>
      </w:r>
      <w:r w:rsidR="00510B53" w:rsidRPr="00DA3CF2">
        <w:rPr>
          <w:rFonts w:ascii="Calibri" w:eastAsia="PMingLiU" w:hAnsi="Calibri" w:cs="Calibri"/>
          <w:sz w:val="22"/>
          <w:szCs w:val="22"/>
        </w:rPr>
        <w:t>兩校聯合技術攻關專項</w:t>
      </w:r>
    </w:p>
    <w:p w14:paraId="142A4B02" w14:textId="77777777" w:rsidR="0096008F" w:rsidRDefault="0096008F" w:rsidP="0096008F">
      <w:pPr>
        <w:autoSpaceDE w:val="0"/>
        <w:autoSpaceDN w:val="0"/>
        <w:adjustRightInd w:val="0"/>
        <w:spacing w:after="100"/>
        <w:ind w:left="357"/>
        <w:rPr>
          <w:rFonts w:ascii="Calibri" w:eastAsia="PMingLiU" w:hAnsi="Calibri" w:cs="Calibri"/>
          <w:b/>
          <w:bCs/>
          <w:sz w:val="22"/>
          <w:szCs w:val="22"/>
          <w:lang w:eastAsia="zh-CN"/>
        </w:rPr>
      </w:pPr>
    </w:p>
    <w:p w14:paraId="2AE82193" w14:textId="554BC29F" w:rsidR="00E22826" w:rsidRPr="00222C62" w:rsidRDefault="00E22826" w:rsidP="00610B01">
      <w:pPr>
        <w:numPr>
          <w:ilvl w:val="0"/>
          <w:numId w:val="1"/>
        </w:numPr>
        <w:autoSpaceDE w:val="0"/>
        <w:autoSpaceDN w:val="0"/>
        <w:adjustRightInd w:val="0"/>
        <w:spacing w:after="200"/>
        <w:ind w:left="357" w:hanging="357"/>
        <w:rPr>
          <w:rFonts w:ascii="Calibri" w:eastAsia="PMingLiU" w:hAnsi="Calibri" w:cs="Calibri"/>
          <w:b/>
          <w:bCs/>
          <w:sz w:val="22"/>
          <w:szCs w:val="22"/>
        </w:rPr>
      </w:pPr>
      <w:r w:rsidRPr="00E22826">
        <w:rPr>
          <w:rFonts w:ascii="Calibri" w:eastAsia="PMingLiU" w:hAnsi="Calibri" w:cs="Calibri"/>
          <w:b/>
          <w:bCs/>
          <w:sz w:val="22"/>
          <w:szCs w:val="22"/>
        </w:rPr>
        <w:t>Project Title</w:t>
      </w:r>
      <w:r w:rsidR="00FD5836">
        <w:rPr>
          <w:rFonts w:ascii="Calibri" w:eastAsia="PMingLiU" w:hAnsi="Calibri" w:cs="Calibri"/>
          <w:b/>
          <w:bCs/>
          <w:sz w:val="22"/>
          <w:szCs w:val="22"/>
        </w:rPr>
        <w:t xml:space="preserve"> in English and Chinese</w:t>
      </w:r>
      <w:r w:rsidR="00481605">
        <w:rPr>
          <w:rFonts w:ascii="Calibri" w:eastAsia="PMingLiU" w:hAnsi="Calibri" w:cs="Calibri"/>
          <w:b/>
          <w:bCs/>
          <w:sz w:val="22"/>
          <w:szCs w:val="22"/>
        </w:rPr>
        <w:t xml:space="preserve"> </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7"/>
      </w:tblGrid>
      <w:tr w:rsidR="00E22826" w:rsidRPr="009E6FBC" w14:paraId="6EE8AE88" w14:textId="77777777" w:rsidTr="00102973">
        <w:trPr>
          <w:trHeight w:val="517"/>
        </w:trPr>
        <w:tc>
          <w:tcPr>
            <w:tcW w:w="9567" w:type="dxa"/>
          </w:tcPr>
          <w:p w14:paraId="7793747C" w14:textId="5E360D84" w:rsidR="00E22826" w:rsidRPr="00D47415" w:rsidRDefault="00256F51" w:rsidP="00E22826">
            <w:pPr>
              <w:autoSpaceDE w:val="0"/>
              <w:autoSpaceDN w:val="0"/>
              <w:adjustRightInd w:val="0"/>
              <w:rPr>
                <w:rFonts w:eastAsia="PMingLiU"/>
                <w:sz w:val="22"/>
                <w:szCs w:val="22"/>
              </w:rPr>
            </w:pPr>
            <w:r w:rsidRPr="00D47415">
              <w:rPr>
                <w:rFonts w:eastAsia="PMingLiU"/>
                <w:sz w:val="22"/>
                <w:szCs w:val="22"/>
              </w:rPr>
              <w:t xml:space="preserve">Urban </w:t>
            </w:r>
            <w:r w:rsidR="00B300B1" w:rsidRPr="00D47415">
              <w:rPr>
                <w:rFonts w:eastAsia="PMingLiU"/>
                <w:sz w:val="22"/>
                <w:szCs w:val="22"/>
                <w:lang w:eastAsia="zh-CN"/>
              </w:rPr>
              <w:t>Spatiotemporal</w:t>
            </w:r>
            <w:r w:rsidRPr="00D47415">
              <w:rPr>
                <w:rFonts w:eastAsia="PMingLiU"/>
                <w:sz w:val="22"/>
                <w:szCs w:val="22"/>
              </w:rPr>
              <w:t xml:space="preserve"> Foundation Model: from spatial representation to semantic reasoning</w:t>
            </w:r>
          </w:p>
        </w:tc>
      </w:tr>
      <w:tr w:rsidR="00427EA2" w:rsidRPr="009E6FBC" w14:paraId="27CA1658" w14:textId="77777777" w:rsidTr="00102973">
        <w:trPr>
          <w:trHeight w:val="551"/>
        </w:trPr>
        <w:tc>
          <w:tcPr>
            <w:tcW w:w="9567" w:type="dxa"/>
            <w:tcBorders>
              <w:top w:val="single" w:sz="4" w:space="0" w:color="auto"/>
              <w:left w:val="single" w:sz="4" w:space="0" w:color="auto"/>
              <w:bottom w:val="single" w:sz="4" w:space="0" w:color="auto"/>
              <w:right w:val="single" w:sz="4" w:space="0" w:color="auto"/>
            </w:tcBorders>
          </w:tcPr>
          <w:p w14:paraId="0ECE9F83" w14:textId="39EF9C5C" w:rsidR="00427EA2" w:rsidRPr="009E6FBC" w:rsidRDefault="00256F51">
            <w:pPr>
              <w:autoSpaceDE w:val="0"/>
              <w:autoSpaceDN w:val="0"/>
              <w:adjustRightInd w:val="0"/>
              <w:rPr>
                <w:rFonts w:ascii="Calibri" w:eastAsia="PMingLiU" w:hAnsi="Calibri" w:cs="Calibri"/>
                <w:sz w:val="22"/>
                <w:szCs w:val="22"/>
                <w:lang w:eastAsia="zh-CN"/>
              </w:rPr>
            </w:pPr>
            <w:r w:rsidRPr="00256F51">
              <w:rPr>
                <w:rFonts w:ascii="Calibri" w:eastAsia="PMingLiU" w:hAnsi="Calibri" w:cs="Calibri"/>
                <w:sz w:val="22"/>
                <w:szCs w:val="22"/>
                <w:lang w:eastAsia="zh-CN"/>
              </w:rPr>
              <w:t>从空间表示到语义推理的城市时空基础模型</w:t>
            </w:r>
          </w:p>
        </w:tc>
      </w:tr>
    </w:tbl>
    <w:p w14:paraId="042A5AB1" w14:textId="77777777" w:rsidR="001D5AC7" w:rsidRDefault="001D5AC7" w:rsidP="001D5AC7">
      <w:pPr>
        <w:autoSpaceDE w:val="0"/>
        <w:autoSpaceDN w:val="0"/>
        <w:adjustRightInd w:val="0"/>
        <w:rPr>
          <w:rFonts w:ascii="Calibri" w:eastAsia="PMingLiU" w:hAnsi="Calibri" w:cs="Calibri"/>
          <w:b/>
          <w:bCs/>
          <w:sz w:val="22"/>
          <w:szCs w:val="22"/>
          <w:lang w:eastAsia="zh-CN"/>
        </w:rPr>
      </w:pPr>
    </w:p>
    <w:p w14:paraId="3E1A17D3" w14:textId="77777777" w:rsidR="00427EA2" w:rsidRPr="009E6FBC" w:rsidRDefault="00427EA2" w:rsidP="001D5AC7">
      <w:pPr>
        <w:autoSpaceDE w:val="0"/>
        <w:autoSpaceDN w:val="0"/>
        <w:adjustRightInd w:val="0"/>
        <w:rPr>
          <w:rFonts w:ascii="Calibri" w:eastAsia="PMingLiU" w:hAnsi="Calibri" w:cs="Calibri"/>
          <w:b/>
          <w:bCs/>
          <w:sz w:val="22"/>
          <w:szCs w:val="22"/>
          <w:lang w:eastAsia="zh-CN"/>
        </w:rPr>
      </w:pPr>
    </w:p>
    <w:p w14:paraId="2994ECCD" w14:textId="0D5B2BEA" w:rsidR="00E22826" w:rsidRPr="00222C62" w:rsidRDefault="00E22826" w:rsidP="00610B01">
      <w:pPr>
        <w:numPr>
          <w:ilvl w:val="0"/>
          <w:numId w:val="1"/>
        </w:numPr>
        <w:autoSpaceDE w:val="0"/>
        <w:autoSpaceDN w:val="0"/>
        <w:adjustRightInd w:val="0"/>
        <w:spacing w:after="200"/>
        <w:ind w:left="357" w:hanging="357"/>
        <w:rPr>
          <w:rFonts w:ascii="Calibri" w:eastAsia="PMingLiU" w:hAnsi="Calibri" w:cs="Calibri"/>
          <w:b/>
          <w:bCs/>
          <w:sz w:val="22"/>
          <w:szCs w:val="22"/>
        </w:rPr>
      </w:pPr>
      <w:r w:rsidRPr="00E22826">
        <w:rPr>
          <w:rFonts w:ascii="Calibri" w:eastAsia="PMingLiU" w:hAnsi="Calibri" w:cs="Calibri"/>
          <w:b/>
          <w:bCs/>
          <w:sz w:val="22"/>
          <w:szCs w:val="22"/>
        </w:rPr>
        <w:t xml:space="preserve">Investigator(s) </w:t>
      </w:r>
    </w:p>
    <w:tbl>
      <w:tblPr>
        <w:tblW w:w="9564"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34"/>
        <w:gridCol w:w="283"/>
        <w:gridCol w:w="284"/>
        <w:gridCol w:w="1417"/>
        <w:gridCol w:w="1559"/>
        <w:gridCol w:w="1701"/>
        <w:gridCol w:w="284"/>
        <w:gridCol w:w="709"/>
        <w:gridCol w:w="2193"/>
      </w:tblGrid>
      <w:tr w:rsidR="009B5505" w:rsidRPr="00E22826" w14:paraId="0577A1EE" w14:textId="37E43B0C" w:rsidTr="7E8CFB7B">
        <w:trPr>
          <w:trHeight w:val="346"/>
        </w:trPr>
        <w:tc>
          <w:tcPr>
            <w:tcW w:w="9564" w:type="dxa"/>
            <w:gridSpan w:val="9"/>
            <w:tcBorders>
              <w:bottom w:val="single" w:sz="6" w:space="0" w:color="000000" w:themeColor="text1"/>
            </w:tcBorders>
            <w:shd w:val="clear" w:color="auto" w:fill="CCCCCC"/>
            <w:vAlign w:val="center"/>
          </w:tcPr>
          <w:p w14:paraId="49B9FF05" w14:textId="0B0EF5B5" w:rsidR="009B5505" w:rsidRPr="00487D9D" w:rsidRDefault="009B5505" w:rsidP="0089507C">
            <w:pPr>
              <w:autoSpaceDE w:val="0"/>
              <w:autoSpaceDN w:val="0"/>
              <w:adjustRightInd w:val="0"/>
              <w:rPr>
                <w:rFonts w:ascii="Calibri" w:eastAsia="PMingLiU" w:hAnsi="Calibri" w:cs="Calibri"/>
                <w:sz w:val="20"/>
                <w:szCs w:val="20"/>
              </w:rPr>
            </w:pPr>
            <w:r w:rsidRPr="00487D9D">
              <w:rPr>
                <w:rFonts w:ascii="Calibri" w:eastAsia="PMingLiU" w:hAnsi="Calibri" w:cs="Calibri"/>
                <w:sz w:val="20"/>
                <w:szCs w:val="20"/>
              </w:rPr>
              <w:t>Principal Investigators</w:t>
            </w:r>
          </w:p>
        </w:tc>
      </w:tr>
      <w:tr w:rsidR="000B513F" w:rsidRPr="00E22826" w14:paraId="38F60ED4" w14:textId="77777777" w:rsidTr="7E8CFB7B">
        <w:trPr>
          <w:trHeight w:val="345"/>
        </w:trPr>
        <w:tc>
          <w:tcPr>
            <w:tcW w:w="9564" w:type="dxa"/>
            <w:gridSpan w:val="9"/>
            <w:tcBorders>
              <w:bottom w:val="single" w:sz="6" w:space="0" w:color="000000" w:themeColor="text1"/>
            </w:tcBorders>
            <w:vAlign w:val="center"/>
          </w:tcPr>
          <w:p w14:paraId="56C75ADF" w14:textId="42020A4C" w:rsidR="000B513F" w:rsidRPr="009E6FBC" w:rsidRDefault="000B513F" w:rsidP="005408AD">
            <w:pPr>
              <w:autoSpaceDE w:val="0"/>
              <w:autoSpaceDN w:val="0"/>
              <w:adjustRightInd w:val="0"/>
              <w:rPr>
                <w:rFonts w:ascii="Calibri" w:eastAsia="PMingLiU" w:hAnsi="Calibri" w:cs="Calibri"/>
                <w:sz w:val="22"/>
                <w:szCs w:val="22"/>
              </w:rPr>
            </w:pPr>
            <w:r w:rsidRPr="00CA0758">
              <w:rPr>
                <w:rFonts w:ascii="Calibri" w:eastAsia="PMingLiU" w:hAnsi="Calibri" w:cs="Calibri"/>
                <w:b/>
                <w:bCs/>
                <w:sz w:val="20"/>
                <w:szCs w:val="20"/>
              </w:rPr>
              <w:t>HKUST</w:t>
            </w:r>
          </w:p>
        </w:tc>
      </w:tr>
      <w:tr w:rsidR="005408AD" w:rsidRPr="00E22826" w14:paraId="54994C9A" w14:textId="77777777" w:rsidTr="7E8CFB7B">
        <w:trPr>
          <w:trHeight w:val="345"/>
        </w:trPr>
        <w:tc>
          <w:tcPr>
            <w:tcW w:w="1134" w:type="dxa"/>
            <w:tcBorders>
              <w:bottom w:val="single" w:sz="6" w:space="0" w:color="000000" w:themeColor="text1"/>
            </w:tcBorders>
            <w:vAlign w:val="center"/>
          </w:tcPr>
          <w:p w14:paraId="730FF29D" w14:textId="33CF406A" w:rsidR="005408AD" w:rsidRPr="0049714C" w:rsidDel="004F0486" w:rsidRDefault="004463C4" w:rsidP="005408AD">
            <w:pPr>
              <w:autoSpaceDE w:val="0"/>
              <w:autoSpaceDN w:val="0"/>
              <w:adjustRightInd w:val="0"/>
              <w:rPr>
                <w:rFonts w:ascii="Calibri" w:eastAsia="PMingLiU" w:hAnsi="Calibri" w:cs="Calibri"/>
                <w:b/>
                <w:bCs/>
                <w:sz w:val="20"/>
                <w:szCs w:val="20"/>
              </w:rPr>
            </w:pPr>
            <w:r w:rsidRPr="0049714C">
              <w:rPr>
                <w:rFonts w:ascii="Calibri" w:eastAsia="PMingLiU" w:hAnsi="Calibri" w:cs="Calibri"/>
                <w:sz w:val="20"/>
                <w:szCs w:val="20"/>
              </w:rPr>
              <w:t>Full Name</w:t>
            </w:r>
          </w:p>
        </w:tc>
        <w:tc>
          <w:tcPr>
            <w:tcW w:w="3543" w:type="dxa"/>
            <w:gridSpan w:val="4"/>
            <w:vAlign w:val="center"/>
          </w:tcPr>
          <w:p w14:paraId="45DB7489" w14:textId="55C7378B" w:rsidR="005408AD" w:rsidRPr="0049714C" w:rsidRDefault="00256F51" w:rsidP="005408AD">
            <w:pPr>
              <w:autoSpaceDE w:val="0"/>
              <w:autoSpaceDN w:val="0"/>
              <w:adjustRightInd w:val="0"/>
              <w:rPr>
                <w:rFonts w:ascii="Calibri" w:eastAsia="DengXian" w:hAnsi="Calibri" w:cs="Calibri"/>
                <w:sz w:val="20"/>
                <w:szCs w:val="20"/>
                <w:lang w:eastAsia="zh-CN"/>
              </w:rPr>
            </w:pPr>
            <w:r>
              <w:rPr>
                <w:rFonts w:ascii="Calibri" w:eastAsia="DengXian" w:hAnsi="Calibri" w:cs="Calibri" w:hint="eastAsia"/>
                <w:sz w:val="20"/>
                <w:szCs w:val="20"/>
                <w:lang w:eastAsia="zh-CN"/>
              </w:rPr>
              <w:t>Xiaofang Zhou</w:t>
            </w:r>
          </w:p>
        </w:tc>
        <w:tc>
          <w:tcPr>
            <w:tcW w:w="1985" w:type="dxa"/>
            <w:gridSpan w:val="2"/>
            <w:vAlign w:val="center"/>
          </w:tcPr>
          <w:p w14:paraId="0F127D38" w14:textId="3518AEC5" w:rsidR="005408AD" w:rsidRPr="0049714C" w:rsidRDefault="005408AD" w:rsidP="005408AD">
            <w:pPr>
              <w:autoSpaceDE w:val="0"/>
              <w:autoSpaceDN w:val="0"/>
              <w:adjustRightInd w:val="0"/>
              <w:rPr>
                <w:rFonts w:ascii="Calibri" w:eastAsia="PMingLiU" w:hAnsi="Calibri" w:cs="Calibri"/>
                <w:sz w:val="20"/>
                <w:szCs w:val="20"/>
              </w:rPr>
            </w:pPr>
            <w:r w:rsidRPr="0049714C">
              <w:rPr>
                <w:rFonts w:ascii="Calibri" w:eastAsia="PMingLiU" w:hAnsi="Calibri" w:cs="Calibri"/>
                <w:sz w:val="20"/>
                <w:szCs w:val="20"/>
              </w:rPr>
              <w:t>Department</w:t>
            </w:r>
            <w:r w:rsidR="000C0395" w:rsidRPr="0049714C">
              <w:rPr>
                <w:rFonts w:ascii="Calibri" w:eastAsia="PMingLiU" w:hAnsi="Calibri" w:cs="Calibri"/>
                <w:sz w:val="20"/>
                <w:szCs w:val="20"/>
              </w:rPr>
              <w:t>/Division</w:t>
            </w:r>
          </w:p>
        </w:tc>
        <w:tc>
          <w:tcPr>
            <w:tcW w:w="2902" w:type="dxa"/>
            <w:gridSpan w:val="2"/>
            <w:vAlign w:val="center"/>
          </w:tcPr>
          <w:p w14:paraId="535A91D4" w14:textId="06D398EA" w:rsidR="005408AD" w:rsidRPr="009E6FBC" w:rsidRDefault="00256F51" w:rsidP="005408AD">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CSE</w:t>
            </w:r>
          </w:p>
        </w:tc>
      </w:tr>
      <w:tr w:rsidR="0049714C" w:rsidRPr="00E22826" w14:paraId="6C3DDF81" w14:textId="7F793D7A" w:rsidTr="7E8CFB7B">
        <w:trPr>
          <w:trHeight w:val="345"/>
        </w:trPr>
        <w:tc>
          <w:tcPr>
            <w:tcW w:w="1134" w:type="dxa"/>
            <w:tcBorders>
              <w:bottom w:val="single" w:sz="6" w:space="0" w:color="000000" w:themeColor="text1"/>
            </w:tcBorders>
            <w:vAlign w:val="center"/>
          </w:tcPr>
          <w:p w14:paraId="598BEBA5" w14:textId="1FB85395" w:rsidR="0049714C" w:rsidRPr="0049714C" w:rsidRDefault="0049714C" w:rsidP="00E22826">
            <w:pPr>
              <w:autoSpaceDE w:val="0"/>
              <w:autoSpaceDN w:val="0"/>
              <w:adjustRightInd w:val="0"/>
              <w:rPr>
                <w:rFonts w:ascii="Calibri" w:eastAsia="PMingLiU" w:hAnsi="Calibri" w:cs="Calibri"/>
                <w:sz w:val="20"/>
                <w:szCs w:val="20"/>
              </w:rPr>
            </w:pPr>
            <w:r w:rsidRPr="0049714C">
              <w:rPr>
                <w:rFonts w:ascii="Calibri" w:eastAsia="PMingLiU" w:hAnsi="Calibri" w:cs="Calibri" w:hint="eastAsia"/>
                <w:sz w:val="20"/>
                <w:szCs w:val="20"/>
              </w:rPr>
              <w:t>Position</w:t>
            </w:r>
          </w:p>
        </w:tc>
        <w:tc>
          <w:tcPr>
            <w:tcW w:w="3543" w:type="dxa"/>
            <w:gridSpan w:val="4"/>
            <w:vAlign w:val="center"/>
          </w:tcPr>
          <w:p w14:paraId="67DBFE04" w14:textId="6F7DC58A" w:rsidR="0049714C" w:rsidRPr="0049714C" w:rsidRDefault="00256F51" w:rsidP="00E22826">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Chair Professor</w:t>
            </w:r>
          </w:p>
        </w:tc>
        <w:tc>
          <w:tcPr>
            <w:tcW w:w="4887" w:type="dxa"/>
            <w:gridSpan w:val="4"/>
            <w:vAlign w:val="center"/>
          </w:tcPr>
          <w:p w14:paraId="69386947" w14:textId="4AC357F6" w:rsidR="0049714C" w:rsidRPr="0049714C" w:rsidRDefault="00000000" w:rsidP="00E22826">
            <w:pPr>
              <w:autoSpaceDE w:val="0"/>
              <w:autoSpaceDN w:val="0"/>
              <w:adjustRightInd w:val="0"/>
              <w:rPr>
                <w:rFonts w:ascii="Calibri" w:eastAsia="PMingLiU" w:hAnsi="Calibri" w:cs="Calibri"/>
                <w:sz w:val="20"/>
                <w:szCs w:val="20"/>
              </w:rPr>
            </w:pPr>
            <w:sdt>
              <w:sdtPr>
                <w:rPr>
                  <w:rFonts w:ascii="Calibri" w:eastAsia="PMingLiU" w:hAnsi="Calibri" w:cs="Calibri"/>
                  <w:sz w:val="20"/>
                  <w:szCs w:val="20"/>
                </w:rPr>
                <w:id w:val="-1756737691"/>
                <w14:checkbox>
                  <w14:checked w14:val="1"/>
                  <w14:checkedState w14:val="2612" w14:font="MS Gothic"/>
                  <w14:uncheckedState w14:val="2610" w14:font="MS Gothic"/>
                </w14:checkbox>
              </w:sdtPr>
              <w:sdtContent>
                <w:r w:rsidR="00C61B44">
                  <w:rPr>
                    <w:rFonts w:ascii="MS Gothic" w:eastAsia="MS Gothic" w:hAnsi="MS Gothic" w:cs="Calibri" w:hint="eastAsia"/>
                    <w:sz w:val="20"/>
                    <w:szCs w:val="20"/>
                  </w:rPr>
                  <w:t>☒</w:t>
                </w:r>
              </w:sdtContent>
            </w:sdt>
            <w:r w:rsidR="0049714C" w:rsidRPr="0049714C">
              <w:rPr>
                <w:rFonts w:ascii="Calibri" w:eastAsia="PMingLiU" w:hAnsi="Calibri" w:cs="Calibri"/>
                <w:sz w:val="20"/>
                <w:szCs w:val="20"/>
              </w:rPr>
              <w:t xml:space="preserve">   </w:t>
            </w:r>
            <w:commentRangeStart w:id="0"/>
            <w:r w:rsidR="0049714C" w:rsidRPr="0049714C">
              <w:rPr>
                <w:rFonts w:ascii="Calibri" w:eastAsia="PMingLiU" w:hAnsi="Calibri" w:cs="Calibri"/>
                <w:sz w:val="20"/>
                <w:szCs w:val="20"/>
              </w:rPr>
              <w:t>As the Overall GDST Project Lead</w:t>
            </w:r>
            <w:r w:rsidR="00B41D50">
              <w:rPr>
                <w:rFonts w:ascii="Calibri" w:eastAsia="PMingLiU" w:hAnsi="Calibri" w:cs="Calibri"/>
                <w:sz w:val="20"/>
                <w:szCs w:val="20"/>
              </w:rPr>
              <w:t>er</w:t>
            </w:r>
            <w:r w:rsidR="0049714C" w:rsidRPr="0049714C">
              <w:rPr>
                <w:rFonts w:ascii="Calibri" w:eastAsia="PMingLiU" w:hAnsi="Calibri" w:cs="Calibri"/>
                <w:sz w:val="20"/>
                <w:szCs w:val="20"/>
              </w:rPr>
              <w:t xml:space="preserve"> </w:t>
            </w:r>
            <w:r w:rsidR="0049714C" w:rsidRPr="0049714C">
              <w:rPr>
                <w:rFonts w:ascii="Calibri" w:eastAsia="PMingLiU" w:hAnsi="Calibri" w:cs="Calibri"/>
                <w:sz w:val="20"/>
                <w:szCs w:val="20"/>
                <w:lang w:val="en-HK"/>
              </w:rPr>
              <w:t>(</w:t>
            </w:r>
            <w:r w:rsidR="0049714C" w:rsidRPr="0049714C">
              <w:rPr>
                <w:rFonts w:ascii="Calibri" w:eastAsia="PMingLiU" w:hAnsi="Calibri" w:cs="Calibri" w:hint="eastAsia"/>
                <w:sz w:val="20"/>
                <w:szCs w:val="20"/>
              </w:rPr>
              <w:t>總項目負責人</w:t>
            </w:r>
            <w:r w:rsidR="0049714C" w:rsidRPr="0049714C">
              <w:rPr>
                <w:rFonts w:ascii="Calibri" w:eastAsia="PMingLiU" w:hAnsi="Calibri" w:cs="Calibri"/>
                <w:sz w:val="20"/>
                <w:szCs w:val="20"/>
                <w:lang w:val="en-HK"/>
              </w:rPr>
              <w:t>)</w:t>
            </w:r>
            <w:commentRangeEnd w:id="0"/>
            <w:r w:rsidR="00A854DB">
              <w:rPr>
                <w:rStyle w:val="ad"/>
              </w:rPr>
              <w:commentReference w:id="0"/>
            </w:r>
          </w:p>
        </w:tc>
      </w:tr>
      <w:tr w:rsidR="00FF3520" w:rsidRPr="00E22826" w14:paraId="53797E43" w14:textId="77777777" w:rsidTr="7E8CFB7B">
        <w:trPr>
          <w:trHeight w:val="345"/>
        </w:trPr>
        <w:tc>
          <w:tcPr>
            <w:tcW w:w="1134" w:type="dxa"/>
            <w:tcBorders>
              <w:bottom w:val="single" w:sz="6" w:space="0" w:color="000000" w:themeColor="text1"/>
            </w:tcBorders>
            <w:vAlign w:val="center"/>
          </w:tcPr>
          <w:p w14:paraId="0EE6BD05" w14:textId="1975FD04" w:rsidR="00FF3520" w:rsidRPr="0049714C" w:rsidRDefault="00FF3520" w:rsidP="005408AD">
            <w:pPr>
              <w:autoSpaceDE w:val="0"/>
              <w:autoSpaceDN w:val="0"/>
              <w:adjustRightInd w:val="0"/>
              <w:rPr>
                <w:rFonts w:ascii="Calibri" w:eastAsia="PMingLiU" w:hAnsi="Calibri" w:cs="Calibri"/>
                <w:sz w:val="20"/>
                <w:szCs w:val="20"/>
              </w:rPr>
            </w:pPr>
            <w:r w:rsidRPr="0049714C">
              <w:rPr>
                <w:rFonts w:ascii="Calibri" w:eastAsia="PMingLiU" w:hAnsi="Calibri" w:cs="Calibri"/>
                <w:sz w:val="20"/>
                <w:szCs w:val="20"/>
              </w:rPr>
              <w:t>Email</w:t>
            </w:r>
          </w:p>
        </w:tc>
        <w:tc>
          <w:tcPr>
            <w:tcW w:w="1984" w:type="dxa"/>
            <w:gridSpan w:val="3"/>
            <w:vAlign w:val="center"/>
          </w:tcPr>
          <w:p w14:paraId="44EE0F68" w14:textId="72C58125" w:rsidR="00FF3520" w:rsidRPr="0049714C" w:rsidRDefault="00C67D39" w:rsidP="005408AD">
            <w:pPr>
              <w:autoSpaceDE w:val="0"/>
              <w:autoSpaceDN w:val="0"/>
              <w:adjustRightInd w:val="0"/>
              <w:rPr>
                <w:rFonts w:ascii="Calibri" w:eastAsia="PMingLiU" w:hAnsi="Calibri" w:cs="Calibri"/>
                <w:sz w:val="20"/>
                <w:szCs w:val="20"/>
              </w:rPr>
            </w:pPr>
            <w:r w:rsidRPr="00C67D39">
              <w:rPr>
                <w:rFonts w:ascii="Calibri" w:eastAsia="PMingLiU" w:hAnsi="Calibri" w:cs="Calibri"/>
                <w:sz w:val="20"/>
                <w:szCs w:val="20"/>
              </w:rPr>
              <w:t>zxf@ust.hk</w:t>
            </w:r>
          </w:p>
        </w:tc>
        <w:tc>
          <w:tcPr>
            <w:tcW w:w="1559" w:type="dxa"/>
            <w:vAlign w:val="center"/>
          </w:tcPr>
          <w:p w14:paraId="7BD1D129" w14:textId="3C898F16" w:rsidR="00FF3520" w:rsidRPr="0049714C" w:rsidRDefault="00FF3520" w:rsidP="008D1F89">
            <w:pPr>
              <w:autoSpaceDE w:val="0"/>
              <w:autoSpaceDN w:val="0"/>
              <w:adjustRightInd w:val="0"/>
              <w:ind w:right="35"/>
              <w:rPr>
                <w:rFonts w:ascii="Calibri" w:eastAsia="PMingLiU" w:hAnsi="Calibri" w:cs="Calibri"/>
                <w:sz w:val="20"/>
                <w:szCs w:val="20"/>
              </w:rPr>
            </w:pPr>
            <w:r w:rsidRPr="0049714C">
              <w:rPr>
                <w:rFonts w:ascii="Calibri" w:eastAsia="PMingLiU" w:hAnsi="Calibri" w:cs="Calibri"/>
                <w:sz w:val="20"/>
                <w:szCs w:val="20"/>
              </w:rPr>
              <w:t xml:space="preserve">Office Number </w:t>
            </w:r>
          </w:p>
        </w:tc>
        <w:tc>
          <w:tcPr>
            <w:tcW w:w="1701" w:type="dxa"/>
            <w:vAlign w:val="center"/>
          </w:tcPr>
          <w:p w14:paraId="5F7CE631" w14:textId="301D6032" w:rsidR="00FF3520" w:rsidRPr="009E6FBC" w:rsidRDefault="00C67D39" w:rsidP="005408AD">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+852 2358 7009</w:t>
            </w:r>
          </w:p>
        </w:tc>
        <w:tc>
          <w:tcPr>
            <w:tcW w:w="993" w:type="dxa"/>
            <w:gridSpan w:val="2"/>
            <w:vAlign w:val="center"/>
          </w:tcPr>
          <w:p w14:paraId="5597CC27" w14:textId="290188C3" w:rsidR="00FF3520" w:rsidRPr="009E6FBC" w:rsidRDefault="00E30AAB" w:rsidP="005408AD">
            <w:pPr>
              <w:autoSpaceDE w:val="0"/>
              <w:autoSpaceDN w:val="0"/>
              <w:adjustRightInd w:val="0"/>
              <w:rPr>
                <w:rFonts w:ascii="Calibri" w:eastAsia="PMingLiU" w:hAnsi="Calibri" w:cs="Calibri"/>
                <w:sz w:val="22"/>
                <w:szCs w:val="22"/>
              </w:rPr>
            </w:pPr>
            <w:r w:rsidRPr="0049714C">
              <w:rPr>
                <w:rFonts w:ascii="Calibri" w:eastAsia="PMingLiU" w:hAnsi="Calibri" w:cs="Calibri"/>
                <w:sz w:val="20"/>
                <w:szCs w:val="20"/>
              </w:rPr>
              <w:t>Mobile</w:t>
            </w:r>
          </w:p>
        </w:tc>
        <w:tc>
          <w:tcPr>
            <w:tcW w:w="2193" w:type="dxa"/>
            <w:vAlign w:val="center"/>
          </w:tcPr>
          <w:p w14:paraId="3B51FD91" w14:textId="2CA8CE30" w:rsidR="00FF3520" w:rsidRPr="009E6FBC" w:rsidRDefault="0028381A" w:rsidP="005408AD">
            <w:pPr>
              <w:autoSpaceDE w:val="0"/>
              <w:autoSpaceDN w:val="0"/>
              <w:adjustRightInd w:val="0"/>
              <w:rPr>
                <w:rFonts w:ascii="Calibri" w:eastAsia="PMingLiU" w:hAnsi="Calibri" w:cs="Calibri"/>
                <w:sz w:val="22"/>
                <w:szCs w:val="22"/>
                <w:lang w:eastAsia="zh-CN"/>
              </w:rPr>
            </w:pPr>
            <w:ins w:id="1" w:author="叶鸿 徐" w:date="2025-11-22T13:16:00Z" w16du:dateUtc="2025-11-22T05:16:00Z">
              <w:r>
                <w:rPr>
                  <w:rFonts w:ascii="Calibri" w:eastAsia="PMingLiU" w:hAnsi="Calibri" w:cs="Calibri" w:hint="eastAsia"/>
                  <w:sz w:val="22"/>
                  <w:szCs w:val="22"/>
                  <w:lang w:eastAsia="zh-CN"/>
                </w:rPr>
                <w:t xml:space="preserve">+ 852 </w:t>
              </w:r>
              <w:r w:rsidRPr="0028381A">
                <w:rPr>
                  <w:rFonts w:ascii="Calibri" w:eastAsia="PMingLiU" w:hAnsi="Calibri" w:cs="Calibri"/>
                  <w:sz w:val="22"/>
                  <w:szCs w:val="22"/>
                </w:rPr>
                <w:t>9334</w:t>
              </w:r>
              <w:r>
                <w:rPr>
                  <w:rFonts w:ascii="Calibri" w:eastAsia="PMingLiU" w:hAnsi="Calibri" w:cs="Calibri" w:hint="eastAsia"/>
                  <w:sz w:val="22"/>
                  <w:szCs w:val="22"/>
                  <w:lang w:eastAsia="zh-CN"/>
                </w:rPr>
                <w:t xml:space="preserve"> </w:t>
              </w:r>
              <w:r w:rsidRPr="0028381A">
                <w:rPr>
                  <w:rFonts w:ascii="Calibri" w:eastAsia="PMingLiU" w:hAnsi="Calibri" w:cs="Calibri"/>
                  <w:sz w:val="22"/>
                  <w:szCs w:val="22"/>
                </w:rPr>
                <w:t>7164</w:t>
              </w:r>
              <w:r w:rsidRPr="0028381A" w:rsidDel="0028381A">
                <w:rPr>
                  <w:rFonts w:ascii="Calibri" w:eastAsia="PMingLiU" w:hAnsi="Calibri" w:cs="Calibri"/>
                  <w:sz w:val="22"/>
                  <w:szCs w:val="22"/>
                </w:rPr>
                <w:t xml:space="preserve"> </w:t>
              </w:r>
            </w:ins>
            <w:commentRangeStart w:id="2"/>
            <w:del w:id="3" w:author="叶鸿 徐" w:date="2025-11-22T13:16:00Z" w16du:dateUtc="2025-11-22T05:16:00Z">
              <w:r w:rsidR="00C67D39" w:rsidRPr="7E8CFB7B" w:rsidDel="0028381A">
                <w:rPr>
                  <w:rFonts w:ascii="Calibri" w:eastAsia="PMingLiU" w:hAnsi="Calibri" w:cs="Calibri"/>
                  <w:sz w:val="22"/>
                  <w:szCs w:val="22"/>
                </w:rPr>
                <w:delText>+852-23587009</w:delText>
              </w:r>
              <w:commentRangeEnd w:id="2"/>
              <w:r w:rsidR="00C67D39" w:rsidDel="0028381A">
                <w:rPr>
                  <w:rStyle w:val="ad"/>
                </w:rPr>
                <w:commentReference w:id="2"/>
              </w:r>
            </w:del>
          </w:p>
        </w:tc>
      </w:tr>
      <w:tr w:rsidR="000B513F" w:rsidRPr="00E22826" w14:paraId="33A9312C" w14:textId="77777777" w:rsidTr="7E8CFB7B">
        <w:trPr>
          <w:trHeight w:val="345"/>
        </w:trPr>
        <w:tc>
          <w:tcPr>
            <w:tcW w:w="9564" w:type="dxa"/>
            <w:gridSpan w:val="9"/>
            <w:tcBorders>
              <w:bottom w:val="single" w:sz="6" w:space="0" w:color="000000" w:themeColor="text1"/>
            </w:tcBorders>
            <w:vAlign w:val="center"/>
          </w:tcPr>
          <w:p w14:paraId="74A3315A" w14:textId="46ACC6FF" w:rsidR="000B513F" w:rsidRPr="009E6FBC" w:rsidRDefault="000B513F" w:rsidP="005408AD">
            <w:pPr>
              <w:autoSpaceDE w:val="0"/>
              <w:autoSpaceDN w:val="0"/>
              <w:adjustRightInd w:val="0"/>
              <w:rPr>
                <w:rFonts w:ascii="Calibri" w:eastAsia="PMingLiU" w:hAnsi="Calibri" w:cs="Calibri"/>
                <w:sz w:val="22"/>
                <w:szCs w:val="22"/>
              </w:rPr>
            </w:pPr>
            <w:r w:rsidRPr="000A2DED">
              <w:rPr>
                <w:rFonts w:ascii="Calibri" w:eastAsia="PMingLiU" w:hAnsi="Calibri" w:cs="Calibri"/>
                <w:b/>
                <w:bCs/>
                <w:sz w:val="20"/>
                <w:szCs w:val="20"/>
              </w:rPr>
              <w:t>HKUST(GZ)</w:t>
            </w:r>
          </w:p>
        </w:tc>
      </w:tr>
      <w:tr w:rsidR="00481605" w:rsidRPr="00E22826" w14:paraId="749BEA17" w14:textId="77777777" w:rsidTr="7E8CFB7B">
        <w:trPr>
          <w:trHeight w:val="345"/>
        </w:trPr>
        <w:tc>
          <w:tcPr>
            <w:tcW w:w="14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C7EEC0" w14:textId="649FCF13" w:rsidR="00481605" w:rsidRPr="0049714C" w:rsidRDefault="00076502" w:rsidP="00E22826">
            <w:pPr>
              <w:autoSpaceDE w:val="0"/>
              <w:autoSpaceDN w:val="0"/>
              <w:adjustRightInd w:val="0"/>
              <w:rPr>
                <w:rFonts w:ascii="Calibri" w:eastAsia="PMingLiU" w:hAnsi="Calibri" w:cs="Calibri"/>
                <w:b/>
                <w:sz w:val="20"/>
                <w:szCs w:val="20"/>
              </w:rPr>
            </w:pPr>
            <w:r w:rsidRPr="0049714C">
              <w:rPr>
                <w:rFonts w:ascii="Calibri" w:eastAsia="PMingLiU" w:hAnsi="Calibri" w:cs="Calibri"/>
                <w:sz w:val="20"/>
                <w:szCs w:val="20"/>
              </w:rPr>
              <w:t>Full Name</w:t>
            </w:r>
          </w:p>
        </w:tc>
        <w:tc>
          <w:tcPr>
            <w:tcW w:w="326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1F197C" w14:textId="5E577170" w:rsidR="00481605" w:rsidRPr="0049714C" w:rsidRDefault="00C61B44" w:rsidP="00E22826">
            <w:pPr>
              <w:autoSpaceDE w:val="0"/>
              <w:autoSpaceDN w:val="0"/>
              <w:adjustRightInd w:val="0"/>
              <w:rPr>
                <w:rFonts w:ascii="Calibri" w:eastAsia="PMingLiU" w:hAnsi="Calibri" w:cs="Calibri"/>
                <w:sz w:val="20"/>
                <w:szCs w:val="20"/>
              </w:rPr>
            </w:pPr>
            <w:r>
              <w:rPr>
                <w:rFonts w:ascii="DengXian" w:eastAsia="DengXian" w:hAnsi="DengXian" w:cs="Calibri" w:hint="eastAsia"/>
                <w:sz w:val="20"/>
                <w:szCs w:val="20"/>
                <w:lang w:eastAsia="zh-CN"/>
              </w:rPr>
              <w:t>Y</w:t>
            </w:r>
            <w:r>
              <w:rPr>
                <w:rFonts w:ascii="Calibri" w:eastAsia="DengXian" w:hAnsi="Calibri" w:cs="Calibri" w:hint="eastAsia"/>
                <w:sz w:val="20"/>
                <w:szCs w:val="20"/>
                <w:lang w:eastAsia="zh-CN"/>
              </w:rPr>
              <w:t>ang YUE</w:t>
            </w:r>
          </w:p>
        </w:tc>
        <w:tc>
          <w:tcPr>
            <w:tcW w:w="19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218CCE" w14:textId="30AACACB" w:rsidR="00481605" w:rsidRPr="0049714C" w:rsidRDefault="001C727E" w:rsidP="00E22826">
            <w:pPr>
              <w:autoSpaceDE w:val="0"/>
              <w:autoSpaceDN w:val="0"/>
              <w:adjustRightInd w:val="0"/>
              <w:rPr>
                <w:rFonts w:ascii="Calibri" w:eastAsia="PMingLiU" w:hAnsi="Calibri" w:cs="Calibri"/>
                <w:sz w:val="20"/>
                <w:szCs w:val="20"/>
              </w:rPr>
            </w:pPr>
            <w:r w:rsidRPr="0049714C">
              <w:rPr>
                <w:rFonts w:ascii="Calibri" w:eastAsia="PMingLiU" w:hAnsi="Calibri" w:cs="Calibri"/>
                <w:sz w:val="20"/>
                <w:szCs w:val="20"/>
              </w:rPr>
              <w:t>Hub/Thrust</w:t>
            </w:r>
          </w:p>
        </w:tc>
        <w:tc>
          <w:tcPr>
            <w:tcW w:w="29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237DC0" w14:textId="7F4CEB86" w:rsidR="00481605" w:rsidRPr="009E6FBC" w:rsidRDefault="00C61B44" w:rsidP="00E22826">
            <w:pPr>
              <w:autoSpaceDE w:val="0"/>
              <w:autoSpaceDN w:val="0"/>
              <w:adjustRightInd w:val="0"/>
              <w:rPr>
                <w:rFonts w:ascii="Calibri" w:eastAsia="PMingLiU" w:hAnsi="Calibri" w:cs="Calibri"/>
                <w:sz w:val="22"/>
                <w:szCs w:val="22"/>
              </w:rPr>
            </w:pPr>
            <w:r w:rsidRPr="00C97706">
              <w:rPr>
                <w:rFonts w:ascii="Calibri" w:eastAsia="PMingLiU" w:hAnsi="Calibri" w:cs="Calibri" w:hint="eastAsia"/>
                <w:sz w:val="20"/>
                <w:szCs w:val="20"/>
              </w:rPr>
              <w:t>Urban Governance and Design</w:t>
            </w:r>
          </w:p>
        </w:tc>
      </w:tr>
      <w:tr w:rsidR="0049714C" w:rsidRPr="00E22826" w14:paraId="2657D8DD" w14:textId="77777777" w:rsidTr="7E8CFB7B">
        <w:trPr>
          <w:trHeight w:val="345"/>
        </w:trPr>
        <w:tc>
          <w:tcPr>
            <w:tcW w:w="1417" w:type="dxa"/>
            <w:gridSpan w:val="2"/>
            <w:tcBorders>
              <w:bottom w:val="single" w:sz="6" w:space="0" w:color="000000" w:themeColor="text1"/>
            </w:tcBorders>
            <w:vAlign w:val="center"/>
          </w:tcPr>
          <w:p w14:paraId="71811D72" w14:textId="25F5614E" w:rsidR="0049714C" w:rsidRPr="0049714C" w:rsidRDefault="0049714C" w:rsidP="001C727E">
            <w:pPr>
              <w:autoSpaceDE w:val="0"/>
              <w:autoSpaceDN w:val="0"/>
              <w:adjustRightInd w:val="0"/>
              <w:rPr>
                <w:rFonts w:ascii="Calibri" w:eastAsia="PMingLiU" w:hAnsi="Calibri" w:cs="Calibri"/>
                <w:b/>
                <w:bCs/>
                <w:sz w:val="20"/>
                <w:szCs w:val="20"/>
              </w:rPr>
            </w:pPr>
            <w:r w:rsidRPr="0049714C">
              <w:rPr>
                <w:rFonts w:ascii="Calibri" w:eastAsia="PMingLiU" w:hAnsi="Calibri" w:cs="Calibri"/>
                <w:sz w:val="20"/>
                <w:szCs w:val="20"/>
              </w:rPr>
              <w:t>Academic Title</w:t>
            </w:r>
          </w:p>
        </w:tc>
        <w:tc>
          <w:tcPr>
            <w:tcW w:w="3260" w:type="dxa"/>
            <w:gridSpan w:val="3"/>
            <w:tcBorders>
              <w:bottom w:val="single" w:sz="6" w:space="0" w:color="000000" w:themeColor="text1"/>
            </w:tcBorders>
            <w:vAlign w:val="center"/>
          </w:tcPr>
          <w:p w14:paraId="01539255" w14:textId="344C1D4B" w:rsidR="0049714C" w:rsidRPr="0049714C" w:rsidRDefault="00C61B44" w:rsidP="001C727E">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Professor</w:t>
            </w:r>
          </w:p>
        </w:tc>
        <w:tc>
          <w:tcPr>
            <w:tcW w:w="4887" w:type="dxa"/>
            <w:gridSpan w:val="4"/>
            <w:tcBorders>
              <w:bottom w:val="single" w:sz="6" w:space="0" w:color="000000" w:themeColor="text1"/>
            </w:tcBorders>
            <w:vAlign w:val="center"/>
          </w:tcPr>
          <w:p w14:paraId="655FC6BB" w14:textId="6FA8A280" w:rsidR="0049714C" w:rsidRPr="0049714C" w:rsidRDefault="00000000" w:rsidP="001C727E">
            <w:pPr>
              <w:autoSpaceDE w:val="0"/>
              <w:autoSpaceDN w:val="0"/>
              <w:adjustRightInd w:val="0"/>
              <w:rPr>
                <w:rFonts w:ascii="Calibri" w:eastAsia="PMingLiU" w:hAnsi="Calibri" w:cs="Calibri"/>
                <w:sz w:val="20"/>
                <w:szCs w:val="20"/>
              </w:rPr>
            </w:pPr>
            <w:sdt>
              <w:sdtPr>
                <w:rPr>
                  <w:rFonts w:ascii="Calibri" w:eastAsia="PMingLiU" w:hAnsi="Calibri" w:cs="Calibri"/>
                  <w:sz w:val="20"/>
                  <w:szCs w:val="20"/>
                </w:rPr>
                <w:id w:val="1745063782"/>
                <w14:checkbox>
                  <w14:checked w14:val="0"/>
                  <w14:checkedState w14:val="2612" w14:font="MS Gothic"/>
                  <w14:uncheckedState w14:val="2610" w14:font="MS Gothic"/>
                </w14:checkbox>
              </w:sdtPr>
              <w:sdtContent>
                <w:r w:rsidR="007649B1">
                  <w:rPr>
                    <w:rFonts w:ascii="MS Gothic" w:eastAsia="MS Gothic" w:hAnsi="MS Gothic" w:cs="Calibri" w:hint="eastAsia"/>
                    <w:sz w:val="20"/>
                    <w:szCs w:val="20"/>
                  </w:rPr>
                  <w:t>☐</w:t>
                </w:r>
              </w:sdtContent>
            </w:sdt>
            <w:r w:rsidR="0049714C" w:rsidRPr="0049714C">
              <w:rPr>
                <w:rFonts w:ascii="Calibri" w:eastAsia="PMingLiU" w:hAnsi="Calibri" w:cs="Calibri"/>
                <w:sz w:val="20"/>
                <w:szCs w:val="20"/>
              </w:rPr>
              <w:t xml:space="preserve">   As the Overall GDST Project Lead</w:t>
            </w:r>
            <w:r w:rsidR="00B41D50">
              <w:rPr>
                <w:rFonts w:ascii="Calibri" w:eastAsia="PMingLiU" w:hAnsi="Calibri" w:cs="Calibri"/>
                <w:sz w:val="20"/>
                <w:szCs w:val="20"/>
              </w:rPr>
              <w:t>er</w:t>
            </w:r>
            <w:r w:rsidR="0049714C" w:rsidRPr="0049714C">
              <w:rPr>
                <w:rFonts w:ascii="Calibri" w:eastAsia="PMingLiU" w:hAnsi="Calibri" w:cs="Calibri"/>
                <w:sz w:val="20"/>
                <w:szCs w:val="20"/>
              </w:rPr>
              <w:t xml:space="preserve"> </w:t>
            </w:r>
            <w:r w:rsidR="0049714C" w:rsidRPr="0049714C">
              <w:rPr>
                <w:rFonts w:ascii="Calibri" w:eastAsia="PMingLiU" w:hAnsi="Calibri" w:cs="Calibri"/>
                <w:sz w:val="20"/>
                <w:szCs w:val="20"/>
                <w:lang w:val="en-HK"/>
              </w:rPr>
              <w:t>(</w:t>
            </w:r>
            <w:r w:rsidR="0049714C" w:rsidRPr="0049714C">
              <w:rPr>
                <w:rFonts w:ascii="Calibri" w:eastAsia="PMingLiU" w:hAnsi="Calibri" w:cs="Calibri" w:hint="eastAsia"/>
                <w:sz w:val="20"/>
                <w:szCs w:val="20"/>
              </w:rPr>
              <w:t>總項目負責人</w:t>
            </w:r>
            <w:r w:rsidR="0049714C" w:rsidRPr="0049714C">
              <w:rPr>
                <w:rFonts w:ascii="Calibri" w:eastAsia="PMingLiU" w:hAnsi="Calibri" w:cs="Calibri"/>
                <w:sz w:val="20"/>
                <w:szCs w:val="20"/>
                <w:lang w:val="en-HK"/>
              </w:rPr>
              <w:t>)</w:t>
            </w:r>
          </w:p>
        </w:tc>
      </w:tr>
      <w:tr w:rsidR="00C61B44" w:rsidRPr="00E22826" w14:paraId="39F75E4B" w14:textId="77777777" w:rsidTr="7E8CFB7B">
        <w:trPr>
          <w:trHeight w:val="345"/>
        </w:trPr>
        <w:tc>
          <w:tcPr>
            <w:tcW w:w="1417" w:type="dxa"/>
            <w:gridSpan w:val="2"/>
            <w:tcBorders>
              <w:bottom w:val="single" w:sz="6" w:space="0" w:color="000000" w:themeColor="text1"/>
            </w:tcBorders>
            <w:vAlign w:val="center"/>
          </w:tcPr>
          <w:p w14:paraId="55E10FE8" w14:textId="619A148A" w:rsidR="00C61B44" w:rsidRPr="0049714C" w:rsidRDefault="00C61B44" w:rsidP="00C61B44">
            <w:pPr>
              <w:autoSpaceDE w:val="0"/>
              <w:autoSpaceDN w:val="0"/>
              <w:adjustRightInd w:val="0"/>
              <w:rPr>
                <w:rFonts w:ascii="Calibri" w:eastAsia="PMingLiU" w:hAnsi="Calibri" w:cs="Calibri"/>
                <w:b/>
                <w:bCs/>
                <w:sz w:val="20"/>
                <w:szCs w:val="20"/>
              </w:rPr>
            </w:pPr>
            <w:r w:rsidRPr="0049714C">
              <w:rPr>
                <w:rFonts w:ascii="Calibri" w:eastAsia="PMingLiU" w:hAnsi="Calibri" w:cs="Calibri"/>
                <w:sz w:val="20"/>
                <w:szCs w:val="20"/>
              </w:rPr>
              <w:t>Email</w:t>
            </w:r>
          </w:p>
        </w:tc>
        <w:tc>
          <w:tcPr>
            <w:tcW w:w="3260" w:type="dxa"/>
            <w:gridSpan w:val="3"/>
            <w:tcBorders>
              <w:bottom w:val="single" w:sz="6" w:space="0" w:color="000000" w:themeColor="text1"/>
            </w:tcBorders>
            <w:vAlign w:val="center"/>
          </w:tcPr>
          <w:p w14:paraId="362C18EA" w14:textId="756050DE" w:rsidR="00C61B44" w:rsidRPr="0049714C" w:rsidRDefault="00C61B44" w:rsidP="00C61B44">
            <w:pPr>
              <w:autoSpaceDE w:val="0"/>
              <w:autoSpaceDN w:val="0"/>
              <w:adjustRightInd w:val="0"/>
              <w:rPr>
                <w:rFonts w:ascii="Calibri" w:eastAsia="PMingLiU" w:hAnsi="Calibri" w:cs="Calibri"/>
                <w:sz w:val="20"/>
                <w:szCs w:val="20"/>
              </w:rPr>
            </w:pPr>
            <w:r w:rsidRPr="00B60877">
              <w:rPr>
                <w:rFonts w:ascii="Calibri" w:eastAsia="DengXian" w:hAnsi="Calibri" w:cs="Calibri" w:hint="eastAsia"/>
                <w:sz w:val="20"/>
                <w:szCs w:val="20"/>
                <w:lang w:eastAsia="zh-CN"/>
              </w:rPr>
              <w:t>yangyue@hkust-gz.edu.cn</w:t>
            </w:r>
          </w:p>
        </w:tc>
        <w:tc>
          <w:tcPr>
            <w:tcW w:w="1985" w:type="dxa"/>
            <w:gridSpan w:val="2"/>
            <w:tcBorders>
              <w:bottom w:val="single" w:sz="6" w:space="0" w:color="000000" w:themeColor="text1"/>
            </w:tcBorders>
            <w:vAlign w:val="center"/>
          </w:tcPr>
          <w:p w14:paraId="54C4967C" w14:textId="3D77D07E" w:rsidR="00C61B44" w:rsidRPr="0049714C" w:rsidRDefault="00C61B44" w:rsidP="00C61B44">
            <w:pPr>
              <w:autoSpaceDE w:val="0"/>
              <w:autoSpaceDN w:val="0"/>
              <w:adjustRightInd w:val="0"/>
              <w:rPr>
                <w:rFonts w:ascii="Calibri" w:eastAsia="PMingLiU" w:hAnsi="Calibri" w:cs="Calibri"/>
                <w:sz w:val="20"/>
                <w:szCs w:val="20"/>
              </w:rPr>
            </w:pPr>
            <w:r w:rsidRPr="0049714C">
              <w:rPr>
                <w:rFonts w:ascii="Calibri" w:eastAsia="PMingLiU" w:hAnsi="Calibri" w:cs="Calibri"/>
                <w:sz w:val="20"/>
                <w:szCs w:val="20"/>
              </w:rPr>
              <w:t xml:space="preserve">Office Phone Number </w:t>
            </w:r>
          </w:p>
        </w:tc>
        <w:tc>
          <w:tcPr>
            <w:tcW w:w="2902" w:type="dxa"/>
            <w:gridSpan w:val="2"/>
            <w:tcBorders>
              <w:bottom w:val="single" w:sz="6" w:space="0" w:color="000000" w:themeColor="text1"/>
            </w:tcBorders>
            <w:vAlign w:val="center"/>
          </w:tcPr>
          <w:p w14:paraId="14CDE5D8" w14:textId="7D31C9DB" w:rsidR="00C61B44" w:rsidRPr="009E6FBC" w:rsidRDefault="00217D1F" w:rsidP="00C61B44">
            <w:pPr>
              <w:autoSpaceDE w:val="0"/>
              <w:autoSpaceDN w:val="0"/>
              <w:adjustRightInd w:val="0"/>
              <w:rPr>
                <w:rFonts w:ascii="Calibri" w:eastAsia="PMingLiU" w:hAnsi="Calibri" w:cs="Calibri"/>
                <w:sz w:val="22"/>
                <w:szCs w:val="22"/>
              </w:rPr>
            </w:pPr>
            <w:r w:rsidRPr="00C97706">
              <w:rPr>
                <w:rFonts w:ascii="Calibri" w:eastAsia="PMingLiU" w:hAnsi="Calibri" w:cs="Calibri" w:hint="eastAsia"/>
                <w:sz w:val="20"/>
                <w:szCs w:val="20"/>
              </w:rPr>
              <w:t>13902487795</w:t>
            </w:r>
          </w:p>
        </w:tc>
      </w:tr>
      <w:tr w:rsidR="00C61B44" w:rsidRPr="00E22826" w14:paraId="463BBAEC" w14:textId="77777777" w:rsidTr="7E8CFB7B">
        <w:trPr>
          <w:trHeight w:val="345"/>
        </w:trPr>
        <w:tc>
          <w:tcPr>
            <w:tcW w:w="9564" w:type="dxa"/>
            <w:gridSpan w:val="9"/>
            <w:tcBorders>
              <w:bottom w:val="single" w:sz="6" w:space="0" w:color="000000" w:themeColor="text1"/>
            </w:tcBorders>
            <w:shd w:val="clear" w:color="auto" w:fill="BFBFBF" w:themeFill="background1" w:themeFillShade="BF"/>
            <w:vAlign w:val="center"/>
          </w:tcPr>
          <w:p w14:paraId="7DD096F2" w14:textId="2220B65E" w:rsidR="00C61B44" w:rsidRPr="009E6FBC" w:rsidRDefault="00C61B44" w:rsidP="00C61B44">
            <w:pPr>
              <w:autoSpaceDE w:val="0"/>
              <w:autoSpaceDN w:val="0"/>
              <w:adjustRightInd w:val="0"/>
              <w:rPr>
                <w:rFonts w:ascii="Calibri" w:eastAsia="PMingLiU" w:hAnsi="Calibri" w:cs="Calibri"/>
                <w:sz w:val="22"/>
                <w:szCs w:val="22"/>
              </w:rPr>
            </w:pPr>
            <w:commentRangeStart w:id="4"/>
            <w:commentRangeStart w:id="5"/>
            <w:r>
              <w:rPr>
                <w:rFonts w:ascii="Calibri" w:eastAsia="PMingLiU" w:hAnsi="Calibri" w:cs="Calibri"/>
                <w:sz w:val="20"/>
                <w:szCs w:val="20"/>
              </w:rPr>
              <w:t>Co-Investigator (Optional</w:t>
            </w:r>
            <w:commentRangeEnd w:id="4"/>
            <w:r w:rsidR="008706FE">
              <w:rPr>
                <w:rStyle w:val="ad"/>
              </w:rPr>
              <w:commentReference w:id="4"/>
            </w:r>
            <w:commentRangeEnd w:id="5"/>
            <w:r w:rsidR="007E599B">
              <w:rPr>
                <w:rStyle w:val="ad"/>
              </w:rPr>
              <w:commentReference w:id="5"/>
            </w:r>
            <w:r>
              <w:rPr>
                <w:rFonts w:ascii="Calibri" w:eastAsia="PMingLiU" w:hAnsi="Calibri" w:cs="Calibri"/>
                <w:sz w:val="20"/>
                <w:szCs w:val="20"/>
              </w:rPr>
              <w:t>)</w:t>
            </w:r>
          </w:p>
        </w:tc>
      </w:tr>
      <w:tr w:rsidR="00C61B44" w:rsidRPr="00E22826" w14:paraId="651FC56A" w14:textId="77777777" w:rsidTr="7E8CFB7B">
        <w:trPr>
          <w:trHeight w:val="345"/>
        </w:trPr>
        <w:tc>
          <w:tcPr>
            <w:tcW w:w="1701" w:type="dxa"/>
            <w:gridSpan w:val="3"/>
            <w:shd w:val="clear" w:color="auto" w:fill="D9D9D9" w:themeFill="background1" w:themeFillShade="D9"/>
            <w:vAlign w:val="center"/>
          </w:tcPr>
          <w:p w14:paraId="7FDA81C8" w14:textId="4240A18E" w:rsidR="00C61B44" w:rsidRDefault="00C61B44" w:rsidP="00C61B44">
            <w:pPr>
              <w:autoSpaceDE w:val="0"/>
              <w:autoSpaceDN w:val="0"/>
              <w:adjustRightInd w:val="0"/>
              <w:rPr>
                <w:rFonts w:ascii="Calibri" w:eastAsia="PMingLiU" w:hAnsi="Calibri" w:cs="Calibri"/>
                <w:sz w:val="20"/>
                <w:szCs w:val="20"/>
              </w:rPr>
            </w:pPr>
            <w:r>
              <w:rPr>
                <w:rFonts w:ascii="Calibri" w:eastAsia="PMingLiU" w:hAnsi="Calibri" w:cs="Calibri"/>
                <w:sz w:val="20"/>
                <w:szCs w:val="20"/>
              </w:rPr>
              <w:t>Campus</w:t>
            </w:r>
          </w:p>
        </w:tc>
        <w:tc>
          <w:tcPr>
            <w:tcW w:w="2976" w:type="dxa"/>
            <w:gridSpan w:val="2"/>
            <w:shd w:val="clear" w:color="auto" w:fill="D9D9D9" w:themeFill="background1" w:themeFillShade="D9"/>
            <w:vAlign w:val="center"/>
          </w:tcPr>
          <w:p w14:paraId="7CB1E405" w14:textId="3182163A" w:rsidR="00C61B44" w:rsidRPr="009E6FBC" w:rsidRDefault="00C61B44" w:rsidP="00C61B44">
            <w:pPr>
              <w:autoSpaceDE w:val="0"/>
              <w:autoSpaceDN w:val="0"/>
              <w:adjustRightInd w:val="0"/>
              <w:rPr>
                <w:rFonts w:ascii="Calibri" w:eastAsia="PMingLiU" w:hAnsi="Calibri" w:cs="Calibri"/>
                <w:sz w:val="22"/>
                <w:szCs w:val="22"/>
              </w:rPr>
            </w:pPr>
            <w:r w:rsidRPr="000200DA">
              <w:rPr>
                <w:rFonts w:ascii="Calibri" w:eastAsia="PMingLiU" w:hAnsi="Calibri" w:cs="Calibri"/>
                <w:sz w:val="20"/>
                <w:szCs w:val="20"/>
              </w:rPr>
              <w:t>Full Name</w:t>
            </w:r>
          </w:p>
        </w:tc>
        <w:tc>
          <w:tcPr>
            <w:tcW w:w="4887" w:type="dxa"/>
            <w:gridSpan w:val="4"/>
            <w:shd w:val="clear" w:color="auto" w:fill="D9D9D9" w:themeFill="background1" w:themeFillShade="D9"/>
            <w:vAlign w:val="center"/>
          </w:tcPr>
          <w:p w14:paraId="50EE682F" w14:textId="47768DAC" w:rsidR="00C61B44" w:rsidRPr="009E6FBC" w:rsidRDefault="00C61B44" w:rsidP="00C61B44">
            <w:pPr>
              <w:autoSpaceDE w:val="0"/>
              <w:autoSpaceDN w:val="0"/>
              <w:adjustRightInd w:val="0"/>
              <w:rPr>
                <w:rFonts w:ascii="Calibri" w:eastAsia="PMingLiU" w:hAnsi="Calibri" w:cs="Calibri"/>
                <w:sz w:val="22"/>
                <w:szCs w:val="22"/>
              </w:rPr>
            </w:pPr>
            <w:r w:rsidRPr="000200DA">
              <w:rPr>
                <w:rFonts w:ascii="Calibri" w:eastAsia="PMingLiU" w:hAnsi="Calibri" w:cs="Calibri"/>
                <w:sz w:val="20"/>
                <w:szCs w:val="20"/>
              </w:rPr>
              <w:t>Unit/Department</w:t>
            </w:r>
            <w:r>
              <w:rPr>
                <w:rFonts w:ascii="Calibri" w:eastAsia="PMingLiU" w:hAnsi="Calibri" w:cs="Calibri"/>
                <w:sz w:val="20"/>
                <w:szCs w:val="20"/>
              </w:rPr>
              <w:t>/Hub/</w:t>
            </w:r>
            <w:r w:rsidRPr="2204307E">
              <w:rPr>
                <w:rFonts w:ascii="Calibri" w:eastAsia="PMingLiU" w:hAnsi="Calibri" w:cs="Calibri"/>
                <w:sz w:val="20"/>
                <w:szCs w:val="20"/>
              </w:rPr>
              <w:t>Thrust</w:t>
            </w:r>
          </w:p>
        </w:tc>
      </w:tr>
      <w:tr w:rsidR="00C61B44" w:rsidRPr="00E22826" w14:paraId="5E27C92F" w14:textId="77777777" w:rsidTr="7E8CFB7B">
        <w:trPr>
          <w:trHeight w:val="345"/>
        </w:trPr>
        <w:tc>
          <w:tcPr>
            <w:tcW w:w="1701" w:type="dxa"/>
            <w:gridSpan w:val="3"/>
            <w:tcBorders>
              <w:bottom w:val="single" w:sz="6" w:space="0" w:color="000000" w:themeColor="text1"/>
            </w:tcBorders>
            <w:vAlign w:val="center"/>
          </w:tcPr>
          <w:p w14:paraId="719A4661" w14:textId="4B380774" w:rsidR="00C61B44" w:rsidRDefault="0028381A" w:rsidP="00C61B44">
            <w:pPr>
              <w:autoSpaceDE w:val="0"/>
              <w:autoSpaceDN w:val="0"/>
              <w:adjustRightInd w:val="0"/>
              <w:rPr>
                <w:rFonts w:ascii="Calibri" w:eastAsia="PMingLiU" w:hAnsi="Calibri" w:cs="Calibri"/>
                <w:sz w:val="20"/>
                <w:szCs w:val="20"/>
                <w:lang w:eastAsia="zh-CN"/>
              </w:rPr>
            </w:pPr>
            <w:ins w:id="6" w:author="叶鸿 徐" w:date="2025-11-22T13:16:00Z" w16du:dateUtc="2025-11-22T05:16:00Z">
              <w:r>
                <w:rPr>
                  <w:rFonts w:ascii="Calibri" w:eastAsia="PMingLiU" w:hAnsi="Calibri" w:cs="Calibri" w:hint="eastAsia"/>
                  <w:sz w:val="20"/>
                  <w:szCs w:val="20"/>
                  <w:lang w:eastAsia="zh-CN"/>
                </w:rPr>
                <w:t>CWB</w:t>
              </w:r>
            </w:ins>
          </w:p>
        </w:tc>
        <w:tc>
          <w:tcPr>
            <w:tcW w:w="2976" w:type="dxa"/>
            <w:gridSpan w:val="2"/>
            <w:vAlign w:val="center"/>
          </w:tcPr>
          <w:p w14:paraId="468AF9D7" w14:textId="06A6C9B5" w:rsidR="00C61B44" w:rsidRPr="009E6FBC" w:rsidRDefault="0028381A" w:rsidP="00C61B44">
            <w:pPr>
              <w:autoSpaceDE w:val="0"/>
              <w:autoSpaceDN w:val="0"/>
              <w:adjustRightInd w:val="0"/>
              <w:rPr>
                <w:rFonts w:ascii="Calibri" w:eastAsia="PMingLiU" w:hAnsi="Calibri" w:cs="Calibri"/>
                <w:sz w:val="22"/>
                <w:szCs w:val="22"/>
                <w:lang w:eastAsia="zh-CN"/>
              </w:rPr>
            </w:pPr>
            <w:ins w:id="7" w:author="叶鸿 徐" w:date="2025-11-22T13:16:00Z" w16du:dateUtc="2025-11-22T05:16:00Z">
              <w:r>
                <w:rPr>
                  <w:rFonts w:ascii="Calibri" w:eastAsia="PMingLiU" w:hAnsi="Calibri" w:cs="Calibri" w:hint="eastAsia"/>
                  <w:sz w:val="22"/>
                  <w:szCs w:val="22"/>
                  <w:lang w:eastAsia="zh-CN"/>
                </w:rPr>
                <w:t>Jiawei Li</w:t>
              </w:r>
            </w:ins>
          </w:p>
        </w:tc>
        <w:tc>
          <w:tcPr>
            <w:tcW w:w="4887" w:type="dxa"/>
            <w:gridSpan w:val="4"/>
            <w:vAlign w:val="center"/>
          </w:tcPr>
          <w:p w14:paraId="6CBE5DF7" w14:textId="4BFFAF42" w:rsidR="00C61B44" w:rsidRPr="009E6FBC" w:rsidRDefault="0028381A" w:rsidP="00C61B44">
            <w:pPr>
              <w:autoSpaceDE w:val="0"/>
              <w:autoSpaceDN w:val="0"/>
              <w:adjustRightInd w:val="0"/>
              <w:rPr>
                <w:rFonts w:ascii="Calibri" w:eastAsia="PMingLiU" w:hAnsi="Calibri" w:cs="Calibri"/>
                <w:sz w:val="22"/>
                <w:szCs w:val="22"/>
                <w:lang w:eastAsia="zh-CN"/>
              </w:rPr>
            </w:pPr>
            <w:ins w:id="8" w:author="叶鸿 徐" w:date="2025-11-22T13:16:00Z" w16du:dateUtc="2025-11-22T05:16:00Z">
              <w:r>
                <w:rPr>
                  <w:rFonts w:ascii="Calibri" w:eastAsia="PMingLiU" w:hAnsi="Calibri" w:cs="Calibri" w:hint="eastAsia"/>
                  <w:sz w:val="22"/>
                  <w:szCs w:val="22"/>
                  <w:lang w:eastAsia="zh-CN"/>
                </w:rPr>
                <w:t>CSE</w:t>
              </w:r>
            </w:ins>
          </w:p>
        </w:tc>
      </w:tr>
      <w:tr w:rsidR="00C61B44" w:rsidRPr="00E22826" w14:paraId="341A3138" w14:textId="77777777" w:rsidTr="7E8CFB7B">
        <w:trPr>
          <w:trHeight w:val="345"/>
        </w:trPr>
        <w:tc>
          <w:tcPr>
            <w:tcW w:w="1701" w:type="dxa"/>
            <w:gridSpan w:val="3"/>
            <w:vAlign w:val="center"/>
          </w:tcPr>
          <w:p w14:paraId="79F48979" w14:textId="3A5AEA0B" w:rsidR="00C61B44" w:rsidRDefault="0028381A" w:rsidP="00C61B44">
            <w:pPr>
              <w:autoSpaceDE w:val="0"/>
              <w:autoSpaceDN w:val="0"/>
              <w:adjustRightInd w:val="0"/>
              <w:rPr>
                <w:rFonts w:ascii="Calibri" w:eastAsia="PMingLiU" w:hAnsi="Calibri" w:cs="Calibri"/>
                <w:sz w:val="20"/>
                <w:szCs w:val="20"/>
                <w:lang w:eastAsia="zh-CN"/>
              </w:rPr>
            </w:pPr>
            <w:ins w:id="9" w:author="叶鸿 徐" w:date="2025-11-22T13:16:00Z" w16du:dateUtc="2025-11-22T05:16:00Z">
              <w:r>
                <w:rPr>
                  <w:rFonts w:ascii="Calibri" w:eastAsia="PMingLiU" w:hAnsi="Calibri" w:cs="Calibri" w:hint="eastAsia"/>
                  <w:sz w:val="20"/>
                  <w:szCs w:val="20"/>
                  <w:lang w:eastAsia="zh-CN"/>
                </w:rPr>
                <w:t>CWB</w:t>
              </w:r>
            </w:ins>
          </w:p>
        </w:tc>
        <w:tc>
          <w:tcPr>
            <w:tcW w:w="2976" w:type="dxa"/>
            <w:gridSpan w:val="2"/>
            <w:vAlign w:val="center"/>
          </w:tcPr>
          <w:p w14:paraId="354ACF7C" w14:textId="4C73E5F8" w:rsidR="00C61B44" w:rsidRPr="009E6FBC" w:rsidRDefault="0028381A" w:rsidP="00C61B44">
            <w:pPr>
              <w:autoSpaceDE w:val="0"/>
              <w:autoSpaceDN w:val="0"/>
              <w:adjustRightInd w:val="0"/>
              <w:rPr>
                <w:rFonts w:ascii="Calibri" w:eastAsia="PMingLiU" w:hAnsi="Calibri" w:cs="Calibri"/>
                <w:sz w:val="22"/>
                <w:szCs w:val="22"/>
                <w:lang w:eastAsia="zh-CN"/>
              </w:rPr>
            </w:pPr>
            <w:ins w:id="10" w:author="叶鸿 徐" w:date="2025-11-22T13:16:00Z" w16du:dateUtc="2025-11-22T05:16:00Z">
              <w:r>
                <w:rPr>
                  <w:rFonts w:ascii="Calibri" w:eastAsia="PMingLiU" w:hAnsi="Calibri" w:cs="Calibri" w:hint="eastAsia"/>
                  <w:sz w:val="22"/>
                  <w:szCs w:val="22"/>
                  <w:lang w:eastAsia="zh-CN"/>
                </w:rPr>
                <w:t>Yehong Xu</w:t>
              </w:r>
            </w:ins>
          </w:p>
        </w:tc>
        <w:tc>
          <w:tcPr>
            <w:tcW w:w="4887" w:type="dxa"/>
            <w:gridSpan w:val="4"/>
            <w:vAlign w:val="center"/>
          </w:tcPr>
          <w:p w14:paraId="1FFC7B7D" w14:textId="0B3CE51C" w:rsidR="00C61B44" w:rsidRPr="009E6FBC" w:rsidRDefault="0028381A" w:rsidP="00C61B44">
            <w:pPr>
              <w:autoSpaceDE w:val="0"/>
              <w:autoSpaceDN w:val="0"/>
              <w:adjustRightInd w:val="0"/>
              <w:rPr>
                <w:rFonts w:ascii="Calibri" w:eastAsia="PMingLiU" w:hAnsi="Calibri" w:cs="Calibri"/>
                <w:sz w:val="22"/>
                <w:szCs w:val="22"/>
                <w:lang w:eastAsia="zh-CN"/>
              </w:rPr>
            </w:pPr>
            <w:ins w:id="11" w:author="叶鸿 徐" w:date="2025-11-22T13:16:00Z" w16du:dateUtc="2025-11-22T05:16:00Z">
              <w:r>
                <w:rPr>
                  <w:rFonts w:ascii="Calibri" w:eastAsia="PMingLiU" w:hAnsi="Calibri" w:cs="Calibri" w:hint="eastAsia"/>
                  <w:sz w:val="22"/>
                  <w:szCs w:val="22"/>
                  <w:lang w:eastAsia="zh-CN"/>
                </w:rPr>
                <w:t>CSE</w:t>
              </w:r>
            </w:ins>
          </w:p>
        </w:tc>
      </w:tr>
      <w:tr w:rsidR="00C61B44" w:rsidRPr="00E22826" w14:paraId="02CEDEDC" w14:textId="77777777" w:rsidTr="7E8CFB7B">
        <w:trPr>
          <w:trHeight w:val="345"/>
        </w:trPr>
        <w:tc>
          <w:tcPr>
            <w:tcW w:w="1701" w:type="dxa"/>
            <w:gridSpan w:val="3"/>
            <w:vAlign w:val="center"/>
          </w:tcPr>
          <w:p w14:paraId="6FD40B5F" w14:textId="77777777" w:rsidR="00C61B44" w:rsidRDefault="00C61B44" w:rsidP="00C61B44">
            <w:pPr>
              <w:autoSpaceDE w:val="0"/>
              <w:autoSpaceDN w:val="0"/>
              <w:adjustRightInd w:val="0"/>
              <w:rPr>
                <w:rFonts w:ascii="Calibri" w:eastAsia="PMingLiU" w:hAnsi="Calibri" w:cs="Calibri"/>
                <w:sz w:val="20"/>
                <w:szCs w:val="20"/>
              </w:rPr>
            </w:pPr>
          </w:p>
        </w:tc>
        <w:tc>
          <w:tcPr>
            <w:tcW w:w="2976" w:type="dxa"/>
            <w:gridSpan w:val="2"/>
            <w:vAlign w:val="center"/>
          </w:tcPr>
          <w:p w14:paraId="34C5283C" w14:textId="77777777" w:rsidR="00C61B44" w:rsidRPr="009E6FBC" w:rsidRDefault="00C61B44" w:rsidP="00C61B44">
            <w:pPr>
              <w:autoSpaceDE w:val="0"/>
              <w:autoSpaceDN w:val="0"/>
              <w:adjustRightInd w:val="0"/>
              <w:rPr>
                <w:rFonts w:ascii="Calibri" w:eastAsia="PMingLiU" w:hAnsi="Calibri" w:cs="Calibri"/>
                <w:sz w:val="22"/>
                <w:szCs w:val="22"/>
              </w:rPr>
            </w:pPr>
          </w:p>
        </w:tc>
        <w:tc>
          <w:tcPr>
            <w:tcW w:w="4887" w:type="dxa"/>
            <w:gridSpan w:val="4"/>
            <w:vAlign w:val="center"/>
          </w:tcPr>
          <w:p w14:paraId="0AA54EDB" w14:textId="77777777" w:rsidR="00C61B44" w:rsidRPr="009E6FBC" w:rsidRDefault="00C61B44" w:rsidP="00C61B44">
            <w:pPr>
              <w:autoSpaceDE w:val="0"/>
              <w:autoSpaceDN w:val="0"/>
              <w:adjustRightInd w:val="0"/>
              <w:rPr>
                <w:rFonts w:ascii="Calibri" w:eastAsia="PMingLiU" w:hAnsi="Calibri" w:cs="Calibri"/>
                <w:sz w:val="22"/>
                <w:szCs w:val="22"/>
              </w:rPr>
            </w:pPr>
          </w:p>
        </w:tc>
      </w:tr>
    </w:tbl>
    <w:p w14:paraId="6EA7D07B" w14:textId="3DD640C4" w:rsidR="001D5AC7" w:rsidRDefault="001D5AC7" w:rsidP="001D5AC7">
      <w:pPr>
        <w:autoSpaceDE w:val="0"/>
        <w:autoSpaceDN w:val="0"/>
        <w:adjustRightInd w:val="0"/>
        <w:rPr>
          <w:rFonts w:ascii="Calibri" w:eastAsia="DengXian" w:hAnsi="Calibri" w:cs="Calibri"/>
          <w:b/>
          <w:bCs/>
          <w:sz w:val="22"/>
          <w:szCs w:val="22"/>
          <w:lang w:eastAsia="zh-CN"/>
        </w:rPr>
      </w:pPr>
    </w:p>
    <w:p w14:paraId="5E1D11C0" w14:textId="77777777" w:rsidR="007E155D" w:rsidRDefault="007E155D" w:rsidP="001D5AC7">
      <w:pPr>
        <w:autoSpaceDE w:val="0"/>
        <w:autoSpaceDN w:val="0"/>
        <w:adjustRightInd w:val="0"/>
        <w:rPr>
          <w:rFonts w:ascii="Calibri" w:eastAsia="DengXian" w:hAnsi="Calibri" w:cs="Calibri"/>
          <w:b/>
          <w:bCs/>
          <w:sz w:val="22"/>
          <w:szCs w:val="22"/>
          <w:lang w:eastAsia="zh-CN"/>
        </w:rPr>
      </w:pPr>
    </w:p>
    <w:p w14:paraId="74B65856" w14:textId="77777777" w:rsidR="00E37FEB" w:rsidRDefault="00FD5836" w:rsidP="00610B01">
      <w:pPr>
        <w:pStyle w:val="aa"/>
        <w:numPr>
          <w:ilvl w:val="0"/>
          <w:numId w:val="1"/>
        </w:numPr>
        <w:autoSpaceDE w:val="0"/>
        <w:autoSpaceDN w:val="0"/>
        <w:adjustRightInd w:val="0"/>
        <w:spacing w:after="200"/>
        <w:ind w:left="357" w:hanging="357"/>
        <w:rPr>
          <w:rFonts w:ascii="Calibri" w:eastAsia="PMingLiU" w:hAnsi="Calibri" w:cs="Calibri"/>
          <w:b/>
          <w:bCs/>
          <w:sz w:val="22"/>
          <w:szCs w:val="22"/>
        </w:rPr>
      </w:pPr>
      <w:r>
        <w:rPr>
          <w:rFonts w:ascii="Calibri" w:eastAsia="PMingLiU" w:hAnsi="Calibri" w:cs="Calibri"/>
          <w:b/>
          <w:bCs/>
          <w:sz w:val="22"/>
          <w:szCs w:val="22"/>
        </w:rPr>
        <w:lastRenderedPageBreak/>
        <w:t>Focus</w:t>
      </w:r>
      <w:r w:rsidR="005278C2">
        <w:rPr>
          <w:rFonts w:ascii="Calibri" w:eastAsia="PMingLiU" w:hAnsi="Calibri" w:cs="Calibri"/>
          <w:b/>
          <w:bCs/>
          <w:sz w:val="22"/>
          <w:szCs w:val="22"/>
        </w:rPr>
        <w:t xml:space="preserve"> Area</w:t>
      </w:r>
      <w:r w:rsidR="00E37FEB">
        <w:rPr>
          <w:rFonts w:ascii="Calibri" w:eastAsia="PMingLiU" w:hAnsi="Calibri" w:cs="Calibri"/>
          <w:b/>
          <w:bCs/>
          <w:sz w:val="22"/>
          <w:szCs w:val="22"/>
        </w:rPr>
        <w:t xml:space="preserve"> and Keywords </w:t>
      </w:r>
    </w:p>
    <w:p w14:paraId="39BE2CEA" w14:textId="0F05E2E8" w:rsidR="00FD5836" w:rsidRDefault="00260E1E" w:rsidP="000D432B">
      <w:pPr>
        <w:pStyle w:val="aa"/>
        <w:autoSpaceDE w:val="0"/>
        <w:autoSpaceDN w:val="0"/>
        <w:adjustRightInd w:val="0"/>
        <w:spacing w:after="100"/>
        <w:ind w:left="357"/>
        <w:rPr>
          <w:rFonts w:ascii="Calibri" w:eastAsia="DengXian" w:hAnsi="Calibri" w:cs="Calibri"/>
          <w:sz w:val="22"/>
          <w:szCs w:val="22"/>
          <w:lang w:eastAsia="zh-CN"/>
        </w:rPr>
      </w:pPr>
      <w:r>
        <w:rPr>
          <w:rFonts w:ascii="Calibri" w:eastAsia="PMingLiU" w:hAnsi="Calibri" w:cs="Calibri"/>
          <w:sz w:val="22"/>
          <w:szCs w:val="22"/>
        </w:rPr>
        <w:t>(</w:t>
      </w:r>
      <w:r w:rsidR="006A384E">
        <w:rPr>
          <w:rFonts w:ascii="Calibri" w:eastAsia="PMingLiU" w:hAnsi="Calibri" w:cs="Calibri" w:hint="eastAsia"/>
          <w:sz w:val="22"/>
          <w:szCs w:val="22"/>
        </w:rPr>
        <w:t>Tick one, or number them if multiple Focus A</w:t>
      </w:r>
      <w:r w:rsidR="006A384E">
        <w:rPr>
          <w:rFonts w:ascii="Calibri" w:eastAsia="PMingLiU" w:hAnsi="Calibri" w:cs="Calibri" w:hint="eastAsia"/>
          <w:sz w:val="22"/>
          <w:szCs w:val="22"/>
          <w:lang w:eastAsia="zh-HK"/>
        </w:rPr>
        <w:t>rea</w:t>
      </w:r>
      <w:r w:rsidR="00157443">
        <w:rPr>
          <w:rFonts w:ascii="Calibri" w:eastAsia="PMingLiU" w:hAnsi="Calibri" w:cs="Calibri"/>
          <w:sz w:val="22"/>
          <w:szCs w:val="22"/>
          <w:lang w:eastAsia="zh-HK"/>
        </w:rPr>
        <w:t>s are selected</w:t>
      </w:r>
      <w:r w:rsidR="006802B2">
        <w:rPr>
          <w:rFonts w:ascii="Calibri" w:eastAsia="PMingLiU" w:hAnsi="Calibri" w:cs="Calibri"/>
          <w:sz w:val="22"/>
          <w:szCs w:val="22"/>
          <w:lang w:eastAsia="zh-HK"/>
        </w:rPr>
        <w:t>.</w:t>
      </w:r>
      <w:r>
        <w:rPr>
          <w:rFonts w:ascii="Calibri" w:eastAsia="PMingLiU" w:hAnsi="Calibri" w:cs="Calibri"/>
          <w:sz w:val="22"/>
          <w:szCs w:val="22"/>
        </w:rPr>
        <w:t>)</w:t>
      </w:r>
    </w:p>
    <w:tbl>
      <w:tblPr>
        <w:tblStyle w:val="a9"/>
        <w:tblW w:w="0" w:type="auto"/>
        <w:tblInd w:w="357" w:type="dxa"/>
        <w:tblLook w:val="04A0" w:firstRow="1" w:lastRow="0" w:firstColumn="1" w:lastColumn="0" w:noHBand="0" w:noVBand="1"/>
      </w:tblPr>
      <w:tblGrid>
        <w:gridCol w:w="1765"/>
        <w:gridCol w:w="7948"/>
      </w:tblGrid>
      <w:tr w:rsidR="006450F5" w14:paraId="29E415DB" w14:textId="77777777" w:rsidTr="006802B2">
        <w:tc>
          <w:tcPr>
            <w:tcW w:w="1765" w:type="dxa"/>
            <w:vAlign w:val="center"/>
          </w:tcPr>
          <w:p w14:paraId="271CDE35" w14:textId="18B65A8E" w:rsidR="006450F5"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257108252"/>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19854CE8" w14:textId="137216B8" w:rsidR="006450F5" w:rsidRPr="00BD64A9" w:rsidRDefault="008C401E"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N</w:t>
            </w:r>
            <w:r w:rsidR="00F1206A" w:rsidRPr="00BD64A9">
              <w:rPr>
                <w:rFonts w:ascii="Calibri" w:eastAsia="DengXian" w:hAnsi="Calibri" w:cs="Calibri"/>
                <w:sz w:val="22"/>
                <w:szCs w:val="22"/>
                <w:lang w:eastAsia="zh-CN"/>
              </w:rPr>
              <w:t xml:space="preserve">ew </w:t>
            </w:r>
            <w:r w:rsidR="00A521AB" w:rsidRPr="00BD64A9">
              <w:rPr>
                <w:rFonts w:ascii="Calibri" w:eastAsia="DengXian" w:hAnsi="Calibri" w:cs="Calibri" w:hint="eastAsia"/>
                <w:sz w:val="22"/>
                <w:szCs w:val="22"/>
                <w:lang w:eastAsia="zh-CN"/>
              </w:rPr>
              <w:t>M</w:t>
            </w:r>
            <w:r w:rsidR="00F1206A" w:rsidRPr="00BD64A9">
              <w:rPr>
                <w:rFonts w:ascii="Calibri" w:eastAsia="DengXian" w:hAnsi="Calibri" w:cs="Calibri"/>
                <w:sz w:val="22"/>
                <w:szCs w:val="22"/>
                <w:lang w:eastAsia="zh-CN"/>
              </w:rPr>
              <w:t>aterials</w:t>
            </w:r>
            <w:r w:rsidR="001F781C" w:rsidRPr="00BD64A9">
              <w:rPr>
                <w:rFonts w:ascii="Calibri" w:eastAsia="DengXian" w:hAnsi="Calibri" w:cs="Calibri" w:hint="eastAsia"/>
                <w:sz w:val="22"/>
                <w:szCs w:val="22"/>
                <w:lang w:eastAsia="zh-CN"/>
              </w:rPr>
              <w:t xml:space="preserve"> (</w:t>
            </w:r>
            <w:r w:rsidR="00A32222" w:rsidRPr="00BD64A9">
              <w:rPr>
                <w:rFonts w:ascii="Calibri" w:eastAsia="DengXian" w:hAnsi="Calibri" w:cs="Calibri" w:hint="eastAsia"/>
                <w:sz w:val="22"/>
                <w:szCs w:val="22"/>
                <w:lang w:eastAsia="zh-CN"/>
              </w:rPr>
              <w:t>新材料</w:t>
            </w:r>
            <w:r w:rsidRPr="00BD64A9">
              <w:rPr>
                <w:rFonts w:ascii="Calibri" w:eastAsia="DengXian" w:hAnsi="Calibri" w:cs="Calibri" w:hint="eastAsia"/>
                <w:sz w:val="22"/>
                <w:szCs w:val="22"/>
                <w:lang w:eastAsia="zh-CN"/>
              </w:rPr>
              <w:t>)</w:t>
            </w:r>
          </w:p>
        </w:tc>
      </w:tr>
      <w:tr w:rsidR="006802B2" w14:paraId="144FF412" w14:textId="77777777" w:rsidTr="006802B2">
        <w:tc>
          <w:tcPr>
            <w:tcW w:w="1765" w:type="dxa"/>
            <w:vAlign w:val="center"/>
          </w:tcPr>
          <w:p w14:paraId="2E274787" w14:textId="516CBDA5"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272785022"/>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33EFDF22" w14:textId="6CABF443"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S</w:t>
            </w:r>
            <w:r w:rsidRPr="00BD64A9">
              <w:rPr>
                <w:rFonts w:ascii="Calibri" w:eastAsia="DengXian" w:hAnsi="Calibri" w:cs="Calibri"/>
                <w:sz w:val="22"/>
                <w:szCs w:val="22"/>
                <w:lang w:eastAsia="zh-CN"/>
              </w:rPr>
              <w:t xml:space="preserve">ustainable </w:t>
            </w:r>
            <w:r w:rsidRPr="00BD64A9">
              <w:rPr>
                <w:rFonts w:ascii="Calibri" w:eastAsia="DengXian" w:hAnsi="Calibri" w:cs="Calibri" w:hint="eastAsia"/>
                <w:sz w:val="22"/>
                <w:szCs w:val="22"/>
                <w:lang w:eastAsia="zh-CN"/>
              </w:rPr>
              <w:t>E</w:t>
            </w:r>
            <w:r w:rsidRPr="00BD64A9">
              <w:rPr>
                <w:rFonts w:ascii="Calibri" w:eastAsia="DengXian" w:hAnsi="Calibri" w:cs="Calibri"/>
                <w:sz w:val="22"/>
                <w:szCs w:val="22"/>
                <w:lang w:eastAsia="zh-CN"/>
              </w:rPr>
              <w:t>nergy</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可持續能源</w:t>
            </w:r>
            <w:r w:rsidRPr="00BD64A9">
              <w:rPr>
                <w:rFonts w:ascii="Calibri" w:eastAsia="DengXian" w:hAnsi="Calibri" w:cs="Calibri" w:hint="eastAsia"/>
                <w:sz w:val="22"/>
                <w:szCs w:val="22"/>
                <w:lang w:eastAsia="zh-CN"/>
              </w:rPr>
              <w:t>)</w:t>
            </w:r>
          </w:p>
        </w:tc>
      </w:tr>
      <w:tr w:rsidR="006802B2" w14:paraId="65359A84" w14:textId="77777777" w:rsidTr="006802B2">
        <w:tc>
          <w:tcPr>
            <w:tcW w:w="1765" w:type="dxa"/>
            <w:vAlign w:val="center"/>
          </w:tcPr>
          <w:p w14:paraId="5A530C69" w14:textId="08552028"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2015985135"/>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3F1008FD" w14:textId="53AC7022"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A</w:t>
            </w:r>
            <w:r w:rsidRPr="00BD64A9">
              <w:rPr>
                <w:rFonts w:ascii="Calibri" w:hAnsi="Calibri" w:cs="Calibri"/>
                <w:sz w:val="22"/>
                <w:szCs w:val="22"/>
              </w:rPr>
              <w:t>rtificial</w:t>
            </w:r>
            <w:r w:rsidRPr="00BD64A9">
              <w:rPr>
                <w:rFonts w:ascii="Calibri" w:eastAsia="DengXian" w:hAnsi="Calibri" w:cs="Calibri" w:hint="eastAsia"/>
                <w:sz w:val="22"/>
                <w:szCs w:val="22"/>
                <w:lang w:eastAsia="zh-CN"/>
              </w:rPr>
              <w:t xml:space="preserve"> I</w:t>
            </w:r>
            <w:r w:rsidRPr="00BD64A9">
              <w:rPr>
                <w:rFonts w:ascii="Calibri" w:hAnsi="Calibri" w:cs="Calibri"/>
                <w:sz w:val="22"/>
                <w:szCs w:val="22"/>
              </w:rPr>
              <w:t>ntelligence</w:t>
            </w:r>
            <w:r w:rsidRPr="00BD64A9">
              <w:rPr>
                <w:rFonts w:ascii="Calibri" w:eastAsia="DengXian" w:hAnsi="Calibri" w:cs="Calibri" w:hint="eastAsia"/>
                <w:sz w:val="22"/>
                <w:szCs w:val="22"/>
              </w:rPr>
              <w:t xml:space="preserve"> </w:t>
            </w:r>
            <w:r w:rsidRPr="00BD64A9">
              <w:rPr>
                <w:rFonts w:ascii="Calibri" w:eastAsia="DengXian" w:hAnsi="Calibri" w:cs="Calibri" w:hint="eastAsia"/>
                <w:sz w:val="22"/>
                <w:szCs w:val="22"/>
                <w:lang w:eastAsia="zh-CN"/>
              </w:rPr>
              <w:t>(</w:t>
            </w:r>
            <w:r w:rsidRPr="00BD64A9">
              <w:rPr>
                <w:rFonts w:ascii="DengXian" w:eastAsia="DengXian" w:hAnsi="DengXian" w:cs="宋体" w:hint="eastAsia"/>
                <w:sz w:val="22"/>
                <w:szCs w:val="22"/>
                <w:lang w:eastAsia="zh-CN"/>
              </w:rPr>
              <w:t>人工智能和機器學習</w:t>
            </w:r>
            <w:r w:rsidRPr="00BD64A9">
              <w:rPr>
                <w:rFonts w:ascii="Calibri" w:eastAsia="DengXian" w:hAnsi="Calibri" w:cs="Calibri" w:hint="eastAsia"/>
                <w:sz w:val="22"/>
                <w:szCs w:val="22"/>
                <w:lang w:eastAsia="zh-CN"/>
              </w:rPr>
              <w:t>)</w:t>
            </w:r>
          </w:p>
        </w:tc>
      </w:tr>
      <w:tr w:rsidR="006802B2" w14:paraId="571787B6" w14:textId="77777777" w:rsidTr="006802B2">
        <w:tc>
          <w:tcPr>
            <w:tcW w:w="1765" w:type="dxa"/>
            <w:vAlign w:val="center"/>
          </w:tcPr>
          <w:p w14:paraId="5475942A" w14:textId="570D0E31"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220749222"/>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3DC203C6" w14:textId="3BCFB7F5"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S</w:t>
            </w:r>
            <w:r w:rsidRPr="00BD64A9">
              <w:rPr>
                <w:rFonts w:ascii="Calibri" w:hAnsi="Calibri" w:cs="Calibri"/>
                <w:sz w:val="22"/>
                <w:szCs w:val="22"/>
              </w:rPr>
              <w:t xml:space="preserve">mart </w:t>
            </w:r>
            <w:r w:rsidRPr="00BD64A9">
              <w:rPr>
                <w:rFonts w:ascii="Calibri" w:eastAsia="DengXian" w:hAnsi="Calibri" w:cs="Calibri" w:hint="eastAsia"/>
                <w:sz w:val="22"/>
                <w:szCs w:val="22"/>
                <w:lang w:eastAsia="zh-CN"/>
              </w:rPr>
              <w:t>M</w:t>
            </w:r>
            <w:r w:rsidRPr="00BD64A9">
              <w:rPr>
                <w:rFonts w:ascii="Calibri" w:hAnsi="Calibri" w:cs="Calibri"/>
                <w:sz w:val="22"/>
                <w:szCs w:val="22"/>
              </w:rPr>
              <w:t>anufacturing</w:t>
            </w:r>
            <w:r w:rsidRPr="00BD64A9">
              <w:rPr>
                <w:rFonts w:ascii="Calibri" w:eastAsia="DengXian" w:hAnsi="Calibri" w:cs="Calibri" w:hint="eastAsia"/>
                <w:sz w:val="22"/>
                <w:szCs w:val="22"/>
                <w:lang w:eastAsia="zh-CN"/>
              </w:rPr>
              <w:t xml:space="preserve"> (</w:t>
            </w:r>
            <w:r w:rsidRPr="00BD64A9">
              <w:rPr>
                <w:rFonts w:ascii="DengXian" w:eastAsia="DengXian" w:hAnsi="DengXian" w:cs="宋体" w:hint="eastAsia"/>
                <w:sz w:val="22"/>
                <w:szCs w:val="22"/>
                <w:lang w:eastAsia="zh-CN"/>
              </w:rPr>
              <w:t>智能製造</w:t>
            </w:r>
            <w:r w:rsidRPr="00BD64A9">
              <w:rPr>
                <w:rFonts w:ascii="Calibri" w:eastAsia="DengXian" w:hAnsi="Calibri" w:cs="Calibri" w:hint="eastAsia"/>
                <w:sz w:val="22"/>
                <w:szCs w:val="22"/>
                <w:lang w:eastAsia="zh-CN"/>
              </w:rPr>
              <w:t>)</w:t>
            </w:r>
          </w:p>
        </w:tc>
      </w:tr>
      <w:tr w:rsidR="006802B2" w14:paraId="4FB82A78" w14:textId="77777777" w:rsidTr="006802B2">
        <w:tc>
          <w:tcPr>
            <w:tcW w:w="1765" w:type="dxa"/>
            <w:vAlign w:val="center"/>
          </w:tcPr>
          <w:p w14:paraId="3CBE4794" w14:textId="5E7701DB"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1006597083"/>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6ACCD945" w14:textId="2B3F934A"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R</w:t>
            </w:r>
            <w:r w:rsidRPr="00BD64A9">
              <w:rPr>
                <w:rFonts w:ascii="Calibri" w:hAnsi="Calibri" w:cs="Calibri"/>
                <w:sz w:val="22"/>
                <w:szCs w:val="22"/>
              </w:rPr>
              <w:t>obotics</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機器人</w:t>
            </w:r>
            <w:r w:rsidRPr="00BD64A9">
              <w:rPr>
                <w:rFonts w:ascii="Calibri" w:eastAsia="DengXian" w:hAnsi="Calibri" w:cs="Calibri" w:hint="eastAsia"/>
                <w:sz w:val="22"/>
                <w:szCs w:val="22"/>
                <w:lang w:eastAsia="zh-CN"/>
              </w:rPr>
              <w:t>)</w:t>
            </w:r>
          </w:p>
        </w:tc>
      </w:tr>
      <w:tr w:rsidR="006802B2" w14:paraId="1F59E5F9" w14:textId="77777777" w:rsidTr="006802B2">
        <w:tc>
          <w:tcPr>
            <w:tcW w:w="1765" w:type="dxa"/>
            <w:vAlign w:val="center"/>
          </w:tcPr>
          <w:p w14:paraId="674227EA" w14:textId="56128FB6"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446276061"/>
                <w14:checkbox>
                  <w14:checked w14:val="1"/>
                  <w14:checkedState w14:val="2612" w14:font="MS Gothic"/>
                  <w14:uncheckedState w14:val="2610" w14:font="MS Gothic"/>
                </w14:checkbox>
              </w:sdtPr>
              <w:sdtContent>
                <w:r w:rsidR="00256F51">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7002328B" w14:textId="3AAE50B1"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D</w:t>
            </w:r>
            <w:r w:rsidRPr="00BD64A9">
              <w:rPr>
                <w:rFonts w:ascii="Calibri" w:hAnsi="Calibri" w:cs="Calibri"/>
                <w:sz w:val="22"/>
                <w:szCs w:val="22"/>
              </w:rPr>
              <w:t xml:space="preserve">ata </w:t>
            </w:r>
            <w:r w:rsidRPr="00BD64A9">
              <w:rPr>
                <w:rFonts w:ascii="Calibri" w:eastAsia="DengXian" w:hAnsi="Calibri" w:cs="Calibri" w:hint="eastAsia"/>
                <w:sz w:val="22"/>
                <w:szCs w:val="22"/>
                <w:lang w:eastAsia="zh-CN"/>
              </w:rPr>
              <w:t>S</w:t>
            </w:r>
            <w:r w:rsidRPr="00BD64A9">
              <w:rPr>
                <w:rFonts w:ascii="Calibri" w:hAnsi="Calibri" w:cs="Calibri"/>
                <w:sz w:val="22"/>
                <w:szCs w:val="22"/>
              </w:rPr>
              <w:t>cience</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數據科學</w:t>
            </w:r>
            <w:r w:rsidRPr="00BD64A9">
              <w:rPr>
                <w:rFonts w:ascii="Calibri" w:eastAsia="DengXian" w:hAnsi="Calibri" w:cs="Calibri" w:hint="eastAsia"/>
                <w:sz w:val="22"/>
                <w:szCs w:val="22"/>
                <w:lang w:eastAsia="zh-CN"/>
              </w:rPr>
              <w:t>)</w:t>
            </w:r>
          </w:p>
        </w:tc>
      </w:tr>
      <w:tr w:rsidR="006802B2" w14:paraId="415B1413" w14:textId="77777777" w:rsidTr="006802B2">
        <w:tc>
          <w:tcPr>
            <w:tcW w:w="1765" w:type="dxa"/>
            <w:vAlign w:val="center"/>
          </w:tcPr>
          <w:p w14:paraId="56D85573" w14:textId="0A33BE89"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1052690943"/>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44530E5E" w14:textId="2115A05B"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L</w:t>
            </w:r>
            <w:r w:rsidRPr="00BD64A9">
              <w:rPr>
                <w:rFonts w:ascii="Calibri" w:hAnsi="Calibri" w:cs="Calibri"/>
                <w:sz w:val="22"/>
                <w:szCs w:val="22"/>
              </w:rPr>
              <w:t xml:space="preserve">ife </w:t>
            </w:r>
            <w:r w:rsidRPr="00BD64A9">
              <w:rPr>
                <w:rFonts w:ascii="Calibri" w:eastAsia="DengXian" w:hAnsi="Calibri" w:cs="Calibri" w:hint="eastAsia"/>
                <w:sz w:val="22"/>
                <w:szCs w:val="22"/>
                <w:lang w:eastAsia="zh-CN"/>
              </w:rPr>
              <w:t>S</w:t>
            </w:r>
            <w:r w:rsidRPr="00BD64A9">
              <w:rPr>
                <w:rFonts w:ascii="Calibri" w:hAnsi="Calibri" w:cs="Calibri"/>
                <w:sz w:val="22"/>
                <w:szCs w:val="22"/>
              </w:rPr>
              <w:t>ciences</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生命科學</w:t>
            </w:r>
            <w:r w:rsidRPr="00BD64A9">
              <w:rPr>
                <w:rFonts w:ascii="Calibri" w:eastAsia="DengXian" w:hAnsi="Calibri" w:cs="Calibri" w:hint="eastAsia"/>
                <w:sz w:val="22"/>
                <w:szCs w:val="22"/>
                <w:lang w:eastAsia="zh-CN"/>
              </w:rPr>
              <w:t>)</w:t>
            </w:r>
          </w:p>
        </w:tc>
      </w:tr>
      <w:tr w:rsidR="006802B2" w14:paraId="7133E7A9" w14:textId="77777777" w:rsidTr="006802B2">
        <w:tc>
          <w:tcPr>
            <w:tcW w:w="1765" w:type="dxa"/>
            <w:vAlign w:val="center"/>
          </w:tcPr>
          <w:p w14:paraId="5E1DF444" w14:textId="51E6FE70"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1171630738"/>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3E30CCF7" w14:textId="3CCA7AD3"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I</w:t>
            </w:r>
            <w:r w:rsidRPr="00BD64A9">
              <w:rPr>
                <w:rFonts w:ascii="Calibri" w:eastAsia="DengXian" w:hAnsi="Calibri" w:cs="Calibri"/>
                <w:sz w:val="22"/>
                <w:szCs w:val="22"/>
                <w:lang w:eastAsia="zh-CN"/>
              </w:rPr>
              <w:t xml:space="preserve">ntegrated </w:t>
            </w:r>
            <w:r w:rsidRPr="00BD64A9">
              <w:rPr>
                <w:rFonts w:ascii="Calibri" w:eastAsia="DengXian" w:hAnsi="Calibri" w:cs="Calibri" w:hint="eastAsia"/>
                <w:sz w:val="22"/>
                <w:szCs w:val="22"/>
                <w:lang w:eastAsia="zh-CN"/>
              </w:rPr>
              <w:t>C</w:t>
            </w:r>
            <w:r w:rsidRPr="00BD64A9">
              <w:rPr>
                <w:rFonts w:ascii="Calibri" w:eastAsia="DengXian" w:hAnsi="Calibri" w:cs="Calibri"/>
                <w:sz w:val="22"/>
                <w:szCs w:val="22"/>
                <w:lang w:eastAsia="zh-CN"/>
              </w:rPr>
              <w:t>ircuit</w:t>
            </w:r>
            <w:r w:rsidR="00F15A0F">
              <w:rPr>
                <w:rFonts w:ascii="Calibri" w:eastAsia="DengXian" w:hAnsi="Calibri" w:cs="Calibri"/>
                <w:sz w:val="22"/>
                <w:szCs w:val="22"/>
                <w:lang w:eastAsia="zh-CN"/>
              </w:rPr>
              <w:t>s</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集成電路</w:t>
            </w:r>
            <w:r w:rsidRPr="00BD64A9">
              <w:rPr>
                <w:rFonts w:ascii="Calibri" w:eastAsia="DengXian" w:hAnsi="Calibri" w:cs="Calibri" w:hint="eastAsia"/>
                <w:sz w:val="22"/>
                <w:szCs w:val="22"/>
                <w:lang w:eastAsia="zh-CN"/>
              </w:rPr>
              <w:t>)</w:t>
            </w:r>
          </w:p>
        </w:tc>
      </w:tr>
      <w:tr w:rsidR="006802B2" w14:paraId="65AE898D" w14:textId="77777777" w:rsidTr="006802B2">
        <w:tc>
          <w:tcPr>
            <w:tcW w:w="1765" w:type="dxa"/>
            <w:vAlign w:val="center"/>
          </w:tcPr>
          <w:p w14:paraId="6408A822" w14:textId="4691B48B"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1814062600"/>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3B27171D" w14:textId="362498AA"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E</w:t>
            </w:r>
            <w:r w:rsidRPr="00BD64A9">
              <w:rPr>
                <w:rFonts w:ascii="Calibri" w:hAnsi="Calibri" w:cs="Calibri"/>
                <w:sz w:val="22"/>
                <w:szCs w:val="22"/>
              </w:rPr>
              <w:t xml:space="preserve">arth, </w:t>
            </w:r>
            <w:r w:rsidRPr="00BD64A9">
              <w:rPr>
                <w:rFonts w:ascii="Calibri" w:eastAsia="DengXian" w:hAnsi="Calibri" w:cs="Calibri" w:hint="eastAsia"/>
                <w:sz w:val="22"/>
                <w:szCs w:val="22"/>
                <w:lang w:eastAsia="zh-CN"/>
              </w:rPr>
              <w:t>O</w:t>
            </w:r>
            <w:r w:rsidRPr="00BD64A9">
              <w:rPr>
                <w:rFonts w:ascii="Calibri" w:hAnsi="Calibri" w:cs="Calibri"/>
                <w:sz w:val="22"/>
                <w:szCs w:val="22"/>
              </w:rPr>
              <w:t xml:space="preserve">cean and </w:t>
            </w:r>
            <w:r w:rsidRPr="00BD64A9">
              <w:rPr>
                <w:rFonts w:ascii="Calibri" w:eastAsia="DengXian" w:hAnsi="Calibri" w:cs="Calibri" w:hint="eastAsia"/>
                <w:sz w:val="22"/>
                <w:szCs w:val="22"/>
                <w:lang w:eastAsia="zh-CN"/>
              </w:rPr>
              <w:t>A</w:t>
            </w:r>
            <w:r w:rsidRPr="00BD64A9">
              <w:rPr>
                <w:rFonts w:ascii="Calibri" w:hAnsi="Calibri" w:cs="Calibri"/>
                <w:sz w:val="22"/>
                <w:szCs w:val="22"/>
              </w:rPr>
              <w:t xml:space="preserve">tmospheric </w:t>
            </w:r>
            <w:r w:rsidR="00BD64A9" w:rsidRPr="00BD64A9">
              <w:rPr>
                <w:rFonts w:ascii="Calibri" w:hAnsi="Calibri" w:cs="Calibri"/>
                <w:sz w:val="22"/>
                <w:szCs w:val="22"/>
              </w:rPr>
              <w:t>Sciences</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地球海洋大氣科學</w:t>
            </w:r>
            <w:r w:rsidRPr="00BD64A9">
              <w:rPr>
                <w:rFonts w:ascii="Calibri" w:eastAsia="DengXian" w:hAnsi="Calibri" w:cs="Calibri" w:hint="eastAsia"/>
                <w:sz w:val="22"/>
                <w:szCs w:val="22"/>
                <w:lang w:eastAsia="zh-CN"/>
              </w:rPr>
              <w:t>)</w:t>
            </w:r>
          </w:p>
        </w:tc>
      </w:tr>
      <w:tr w:rsidR="006802B2" w14:paraId="652CFB73" w14:textId="77777777" w:rsidTr="006802B2">
        <w:tc>
          <w:tcPr>
            <w:tcW w:w="1765" w:type="dxa"/>
            <w:vAlign w:val="center"/>
          </w:tcPr>
          <w:p w14:paraId="060C6C46" w14:textId="12583706"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1938790991"/>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25A279F2" w14:textId="281C903E"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eastAsia="DengXian" w:hAnsi="Calibri" w:cs="Calibri" w:hint="eastAsia"/>
                <w:sz w:val="22"/>
                <w:szCs w:val="22"/>
                <w:lang w:eastAsia="zh-CN"/>
              </w:rPr>
              <w:t>G</w:t>
            </w:r>
            <w:r w:rsidRPr="00BD64A9">
              <w:rPr>
                <w:rFonts w:ascii="Calibri" w:hAnsi="Calibri" w:cs="Calibri"/>
                <w:sz w:val="22"/>
                <w:szCs w:val="22"/>
              </w:rPr>
              <w:t xml:space="preserve">reen </w:t>
            </w:r>
            <w:r w:rsidRPr="00BD64A9">
              <w:rPr>
                <w:rFonts w:ascii="Calibri" w:eastAsia="DengXian" w:hAnsi="Calibri" w:cs="Calibri" w:hint="eastAsia"/>
                <w:sz w:val="22"/>
                <w:szCs w:val="22"/>
                <w:lang w:eastAsia="zh-CN"/>
              </w:rPr>
              <w:t>T</w:t>
            </w:r>
            <w:r w:rsidRPr="00BD64A9">
              <w:rPr>
                <w:rFonts w:ascii="Calibri" w:hAnsi="Calibri" w:cs="Calibri"/>
                <w:sz w:val="22"/>
                <w:szCs w:val="22"/>
              </w:rPr>
              <w:t xml:space="preserve">echnologies and </w:t>
            </w:r>
            <w:r w:rsidRPr="00BD64A9">
              <w:rPr>
                <w:rFonts w:ascii="Calibri" w:eastAsia="DengXian" w:hAnsi="Calibri" w:cs="Calibri" w:hint="eastAsia"/>
                <w:sz w:val="22"/>
                <w:szCs w:val="22"/>
                <w:lang w:eastAsia="zh-CN"/>
              </w:rPr>
              <w:t>E</w:t>
            </w:r>
            <w:r w:rsidRPr="00BD64A9">
              <w:rPr>
                <w:rFonts w:ascii="Calibri" w:hAnsi="Calibri" w:cs="Calibri"/>
                <w:sz w:val="22"/>
                <w:szCs w:val="22"/>
              </w:rPr>
              <w:t xml:space="preserve">nvironmental </w:t>
            </w:r>
            <w:r w:rsidRPr="00BD64A9">
              <w:rPr>
                <w:rFonts w:ascii="Calibri" w:eastAsia="DengXian" w:hAnsi="Calibri" w:cs="Calibri" w:hint="eastAsia"/>
                <w:sz w:val="22"/>
                <w:szCs w:val="22"/>
                <w:lang w:eastAsia="zh-CN"/>
              </w:rPr>
              <w:t>S</w:t>
            </w:r>
            <w:r w:rsidRPr="00BD64A9">
              <w:rPr>
                <w:rFonts w:ascii="Calibri" w:hAnsi="Calibri" w:cs="Calibri"/>
                <w:sz w:val="22"/>
                <w:szCs w:val="22"/>
              </w:rPr>
              <w:t>ustainability</w:t>
            </w:r>
            <w:r w:rsidRPr="00BD64A9">
              <w:rPr>
                <w:rFonts w:ascii="Calibri" w:eastAsia="DengXian" w:hAnsi="Calibri" w:cs="Calibri" w:hint="eastAsia"/>
                <w:sz w:val="22"/>
                <w:szCs w:val="22"/>
                <w:lang w:eastAsia="zh-CN"/>
              </w:rPr>
              <w:t xml:space="preserve"> (</w:t>
            </w:r>
            <w:r w:rsidRPr="00BD64A9">
              <w:rPr>
                <w:rFonts w:ascii="Calibri" w:eastAsia="DengXian" w:hAnsi="Calibri" w:cs="Calibri" w:hint="eastAsia"/>
                <w:sz w:val="22"/>
                <w:szCs w:val="22"/>
                <w:lang w:eastAsia="zh-CN"/>
              </w:rPr>
              <w:t>綠色技術和環境持續性</w:t>
            </w:r>
            <w:r w:rsidRPr="00BD64A9">
              <w:rPr>
                <w:rFonts w:ascii="Calibri" w:eastAsia="DengXian" w:hAnsi="Calibri" w:cs="Calibri" w:hint="eastAsia"/>
                <w:sz w:val="22"/>
                <w:szCs w:val="22"/>
                <w:lang w:eastAsia="zh-CN"/>
              </w:rPr>
              <w:t>)</w:t>
            </w:r>
          </w:p>
        </w:tc>
      </w:tr>
      <w:tr w:rsidR="006802B2" w14:paraId="08324A6A" w14:textId="77777777" w:rsidTr="006802B2">
        <w:tc>
          <w:tcPr>
            <w:tcW w:w="1765" w:type="dxa"/>
            <w:vAlign w:val="center"/>
          </w:tcPr>
          <w:p w14:paraId="5A80B7CB" w14:textId="066F74C4" w:rsidR="006802B2" w:rsidRDefault="00000000" w:rsidP="006802B2">
            <w:pPr>
              <w:pStyle w:val="aa"/>
              <w:autoSpaceDE w:val="0"/>
              <w:autoSpaceDN w:val="0"/>
              <w:adjustRightInd w:val="0"/>
              <w:spacing w:before="60" w:after="60"/>
              <w:ind w:left="0"/>
              <w:rPr>
                <w:rFonts w:ascii="Calibri" w:eastAsia="DengXian" w:hAnsi="Calibri" w:cs="Calibri"/>
                <w:sz w:val="22"/>
                <w:szCs w:val="22"/>
                <w:lang w:eastAsia="zh-CN"/>
              </w:rPr>
            </w:pPr>
            <w:sdt>
              <w:sdtPr>
                <w:rPr>
                  <w:rFonts w:ascii="Calibri" w:eastAsia="PMingLiU" w:hAnsi="Calibri" w:cs="Calibri"/>
                  <w:sz w:val="22"/>
                  <w:szCs w:val="22"/>
                </w:rPr>
                <w:id w:val="249248587"/>
                <w14:checkbox>
                  <w14:checked w14:val="0"/>
                  <w14:checkedState w14:val="2612" w14:font="MS Gothic"/>
                  <w14:uncheckedState w14:val="2610" w14:font="MS Gothic"/>
                </w14:checkbox>
              </w:sdtPr>
              <w:sdtContent>
                <w:r w:rsidR="006802B2">
                  <w:rPr>
                    <w:rFonts w:ascii="MS Gothic" w:eastAsia="MS Gothic" w:hAnsi="MS Gothic" w:cs="Calibri" w:hint="eastAsia"/>
                    <w:sz w:val="22"/>
                    <w:szCs w:val="22"/>
                  </w:rPr>
                  <w:t>☐</w:t>
                </w:r>
              </w:sdtContent>
            </w:sdt>
            <w:r w:rsidR="006802B2">
              <w:rPr>
                <w:rFonts w:ascii="Calibri" w:eastAsia="DengXian" w:hAnsi="Calibri" w:cs="Calibri"/>
                <w:sz w:val="22"/>
                <w:szCs w:val="22"/>
                <w:lang w:eastAsia="zh-CN"/>
              </w:rPr>
              <w:t xml:space="preserve">   ____</w:t>
            </w:r>
          </w:p>
        </w:tc>
        <w:tc>
          <w:tcPr>
            <w:tcW w:w="7948" w:type="dxa"/>
            <w:vAlign w:val="center"/>
          </w:tcPr>
          <w:p w14:paraId="1717D425" w14:textId="1D1BE95F" w:rsidR="006802B2" w:rsidRPr="00BD64A9" w:rsidRDefault="006802B2" w:rsidP="006802B2">
            <w:pPr>
              <w:pStyle w:val="aa"/>
              <w:autoSpaceDE w:val="0"/>
              <w:autoSpaceDN w:val="0"/>
              <w:adjustRightInd w:val="0"/>
              <w:spacing w:before="60" w:after="60"/>
              <w:ind w:left="0"/>
              <w:rPr>
                <w:rFonts w:ascii="Calibri" w:eastAsia="DengXian" w:hAnsi="Calibri" w:cs="Calibri"/>
                <w:sz w:val="22"/>
                <w:szCs w:val="22"/>
                <w:lang w:eastAsia="zh-CN"/>
              </w:rPr>
            </w:pPr>
            <w:r w:rsidRPr="00BD64A9">
              <w:rPr>
                <w:rFonts w:ascii="Calibri" w:hAnsi="Calibri" w:cs="Calibri" w:hint="eastAsia"/>
                <w:sz w:val="22"/>
                <w:szCs w:val="22"/>
              </w:rPr>
              <w:t>Others</w:t>
            </w:r>
            <w:r w:rsidRPr="00BD64A9">
              <w:rPr>
                <w:rFonts w:ascii="Calibri" w:eastAsia="DengXian" w:hAnsi="Calibri" w:cs="Calibri" w:hint="eastAsia"/>
                <w:sz w:val="22"/>
                <w:szCs w:val="22"/>
                <w:lang w:eastAsia="zh-CN"/>
              </w:rPr>
              <w:t>, please specify</w:t>
            </w:r>
            <w:r w:rsidRPr="00BD64A9">
              <w:rPr>
                <w:rFonts w:ascii="Calibri" w:hAnsi="Calibri" w:cs="Calibri" w:hint="eastAsia"/>
                <w:sz w:val="22"/>
                <w:szCs w:val="22"/>
              </w:rPr>
              <w:t xml:space="preserve"> </w:t>
            </w:r>
            <w:r w:rsidRPr="00BD64A9">
              <w:rPr>
                <w:rFonts w:ascii="Calibri" w:hAnsi="Calibri" w:cs="Calibri"/>
                <w:sz w:val="22"/>
                <w:szCs w:val="22"/>
              </w:rPr>
              <w:t>____________________</w:t>
            </w:r>
          </w:p>
        </w:tc>
      </w:tr>
    </w:tbl>
    <w:p w14:paraId="0CEEF767" w14:textId="77777777" w:rsidR="008D091F" w:rsidRPr="00913680" w:rsidRDefault="008D091F" w:rsidP="00913680">
      <w:pPr>
        <w:autoSpaceDE w:val="0"/>
        <w:autoSpaceDN w:val="0"/>
        <w:adjustRightInd w:val="0"/>
        <w:spacing w:after="100"/>
        <w:rPr>
          <w:rFonts w:ascii="Calibri" w:eastAsia="DengXian" w:hAnsi="Calibri" w:cs="Calibri"/>
          <w:b/>
          <w:bCs/>
          <w:sz w:val="22"/>
          <w:szCs w:val="22"/>
          <w:lang w:eastAsia="zh-CN"/>
        </w:rPr>
      </w:pPr>
    </w:p>
    <w:tbl>
      <w:tblPr>
        <w:tblpPr w:leftFromText="180" w:rightFromText="180" w:vertAnchor="text" w:tblpX="355" w:tblpY="1"/>
        <w:tblOverlap w:val="never"/>
        <w:tblW w:w="96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8221"/>
      </w:tblGrid>
      <w:tr w:rsidR="00DF34BB" w:rsidRPr="00E22826" w14:paraId="4D91534F" w14:textId="451AC308" w:rsidTr="00A567D4">
        <w:trPr>
          <w:trHeight w:val="405"/>
        </w:trPr>
        <w:tc>
          <w:tcPr>
            <w:tcW w:w="1410" w:type="dxa"/>
            <w:vAlign w:val="center"/>
          </w:tcPr>
          <w:p w14:paraId="1AA2A4CF" w14:textId="74875193" w:rsidR="00DF34BB" w:rsidRPr="00E22826" w:rsidRDefault="00DF34BB" w:rsidP="001C5A66">
            <w:pPr>
              <w:autoSpaceDE w:val="0"/>
              <w:autoSpaceDN w:val="0"/>
              <w:adjustRightInd w:val="0"/>
              <w:rPr>
                <w:rFonts w:ascii="Calibri" w:eastAsia="PMingLiU" w:hAnsi="Calibri" w:cs="Calibri"/>
                <w:sz w:val="22"/>
                <w:szCs w:val="22"/>
              </w:rPr>
            </w:pPr>
            <w:r>
              <w:rPr>
                <w:rFonts w:ascii="Calibri" w:eastAsia="PMingLiU" w:hAnsi="Calibri" w:cs="Calibri"/>
                <w:sz w:val="22"/>
                <w:szCs w:val="22"/>
              </w:rPr>
              <w:t>Keyword 1</w:t>
            </w:r>
          </w:p>
        </w:tc>
        <w:tc>
          <w:tcPr>
            <w:tcW w:w="8221" w:type="dxa"/>
            <w:vAlign w:val="center"/>
          </w:tcPr>
          <w:p w14:paraId="2EB8E59F" w14:textId="43207220" w:rsidR="00A567D4" w:rsidRDefault="00C23E72" w:rsidP="001C5A66">
            <w:pPr>
              <w:autoSpaceDE w:val="0"/>
              <w:autoSpaceDN w:val="0"/>
              <w:adjustRightInd w:val="0"/>
              <w:rPr>
                <w:rFonts w:ascii="Calibri" w:eastAsia="PMingLiU" w:hAnsi="Calibri" w:cs="Calibri"/>
                <w:sz w:val="22"/>
                <w:szCs w:val="22"/>
              </w:rPr>
            </w:pPr>
            <w:r w:rsidRPr="00C23E72">
              <w:rPr>
                <w:rFonts w:ascii="Calibri" w:eastAsia="PMingLiU" w:hAnsi="Calibri" w:cs="Calibri"/>
                <w:sz w:val="22"/>
                <w:szCs w:val="22"/>
              </w:rPr>
              <w:t>Spatial Intelligence</w:t>
            </w:r>
          </w:p>
        </w:tc>
      </w:tr>
      <w:tr w:rsidR="00DF34BB" w:rsidRPr="00E22826" w14:paraId="73D8E94E" w14:textId="16AD04AD" w:rsidTr="00A567D4">
        <w:trPr>
          <w:trHeight w:val="422"/>
        </w:trPr>
        <w:tc>
          <w:tcPr>
            <w:tcW w:w="1410" w:type="dxa"/>
            <w:vAlign w:val="center"/>
          </w:tcPr>
          <w:p w14:paraId="58F2D9AB" w14:textId="168745B6" w:rsidR="00DF34BB" w:rsidRDefault="00DF34BB" w:rsidP="00DF34BB">
            <w:pPr>
              <w:autoSpaceDE w:val="0"/>
              <w:autoSpaceDN w:val="0"/>
              <w:adjustRightInd w:val="0"/>
              <w:rPr>
                <w:rFonts w:ascii="Calibri" w:eastAsia="PMingLiU" w:hAnsi="Calibri" w:cs="Calibri"/>
                <w:sz w:val="22"/>
                <w:szCs w:val="22"/>
              </w:rPr>
            </w:pPr>
            <w:r>
              <w:rPr>
                <w:rFonts w:ascii="Calibri" w:eastAsia="PMingLiU" w:hAnsi="Calibri" w:cs="Calibri"/>
                <w:sz w:val="22"/>
                <w:szCs w:val="22"/>
              </w:rPr>
              <w:t>Keyword 2</w:t>
            </w:r>
          </w:p>
        </w:tc>
        <w:tc>
          <w:tcPr>
            <w:tcW w:w="8221" w:type="dxa"/>
            <w:vAlign w:val="center"/>
          </w:tcPr>
          <w:p w14:paraId="06990E09" w14:textId="262B769F" w:rsidR="00DF34BB" w:rsidRDefault="00C23E72" w:rsidP="00DF34BB">
            <w:pPr>
              <w:autoSpaceDE w:val="0"/>
              <w:autoSpaceDN w:val="0"/>
              <w:adjustRightInd w:val="0"/>
              <w:rPr>
                <w:rFonts w:ascii="Calibri" w:eastAsia="PMingLiU" w:hAnsi="Calibri" w:cs="Calibri"/>
                <w:sz w:val="22"/>
                <w:szCs w:val="22"/>
              </w:rPr>
            </w:pPr>
            <w:r w:rsidRPr="00C23E72">
              <w:rPr>
                <w:rFonts w:ascii="Calibri" w:eastAsia="PMingLiU" w:hAnsi="Calibri" w:cs="Calibri"/>
                <w:sz w:val="22"/>
                <w:szCs w:val="22"/>
              </w:rPr>
              <w:t>Reasoning and Decision</w:t>
            </w:r>
          </w:p>
        </w:tc>
      </w:tr>
      <w:tr w:rsidR="00DF34BB" w:rsidRPr="00E22826" w14:paraId="2782BB8A" w14:textId="1E6A2831" w:rsidTr="00A567D4">
        <w:trPr>
          <w:trHeight w:val="422"/>
        </w:trPr>
        <w:tc>
          <w:tcPr>
            <w:tcW w:w="1410" w:type="dxa"/>
            <w:vAlign w:val="center"/>
          </w:tcPr>
          <w:p w14:paraId="2976172A" w14:textId="2850563C" w:rsidR="00DF34BB" w:rsidRDefault="00DF34BB" w:rsidP="00DF34BB">
            <w:pPr>
              <w:autoSpaceDE w:val="0"/>
              <w:autoSpaceDN w:val="0"/>
              <w:adjustRightInd w:val="0"/>
              <w:rPr>
                <w:rFonts w:ascii="Calibri" w:eastAsia="PMingLiU" w:hAnsi="Calibri" w:cs="Calibri"/>
                <w:sz w:val="22"/>
                <w:szCs w:val="22"/>
              </w:rPr>
            </w:pPr>
            <w:r>
              <w:rPr>
                <w:rFonts w:ascii="Calibri" w:eastAsia="PMingLiU" w:hAnsi="Calibri" w:cs="Calibri"/>
                <w:sz w:val="22"/>
                <w:szCs w:val="22"/>
              </w:rPr>
              <w:t>Keyword 3</w:t>
            </w:r>
          </w:p>
        </w:tc>
        <w:tc>
          <w:tcPr>
            <w:tcW w:w="8221" w:type="dxa"/>
            <w:vAlign w:val="center"/>
          </w:tcPr>
          <w:p w14:paraId="6994A076" w14:textId="2270CF4A" w:rsidR="00DF34BB" w:rsidRDefault="00C23E72" w:rsidP="00DF34BB">
            <w:pPr>
              <w:autoSpaceDE w:val="0"/>
              <w:autoSpaceDN w:val="0"/>
              <w:adjustRightInd w:val="0"/>
              <w:rPr>
                <w:rFonts w:ascii="Calibri" w:eastAsia="PMingLiU" w:hAnsi="Calibri" w:cs="Calibri"/>
                <w:sz w:val="22"/>
                <w:szCs w:val="22"/>
              </w:rPr>
            </w:pPr>
            <w:r w:rsidRPr="00C23E72">
              <w:rPr>
                <w:rFonts w:ascii="Calibri" w:eastAsia="PMingLiU" w:hAnsi="Calibri" w:cs="Calibri"/>
                <w:sz w:val="22"/>
                <w:szCs w:val="22"/>
              </w:rPr>
              <w:t>Generative Urban AI</w:t>
            </w:r>
          </w:p>
        </w:tc>
      </w:tr>
    </w:tbl>
    <w:p w14:paraId="6FCCEA5C" w14:textId="77777777" w:rsidR="000D432B" w:rsidRDefault="000D432B" w:rsidP="00E30391">
      <w:pPr>
        <w:autoSpaceDE w:val="0"/>
        <w:autoSpaceDN w:val="0"/>
        <w:adjustRightInd w:val="0"/>
        <w:outlineLvl w:val="0"/>
        <w:rPr>
          <w:rFonts w:ascii="Calibri" w:eastAsia="PMingLiU" w:hAnsi="Calibri" w:cs="Calibri"/>
          <w:b/>
          <w:bCs/>
          <w:sz w:val="22"/>
          <w:szCs w:val="22"/>
          <w:u w:val="single"/>
        </w:rPr>
      </w:pPr>
    </w:p>
    <w:p w14:paraId="28738AA8" w14:textId="77777777" w:rsidR="006802B2" w:rsidRDefault="006802B2" w:rsidP="00E30391">
      <w:pPr>
        <w:autoSpaceDE w:val="0"/>
        <w:autoSpaceDN w:val="0"/>
        <w:adjustRightInd w:val="0"/>
        <w:outlineLvl w:val="0"/>
        <w:rPr>
          <w:rFonts w:ascii="Calibri" w:eastAsia="PMingLiU" w:hAnsi="Calibri" w:cs="Calibri"/>
          <w:b/>
          <w:bCs/>
          <w:sz w:val="22"/>
          <w:szCs w:val="22"/>
          <w:u w:val="single"/>
        </w:rPr>
      </w:pPr>
    </w:p>
    <w:p w14:paraId="34190BFA" w14:textId="698EED0C" w:rsidR="00E30391" w:rsidRPr="00DA3CF2" w:rsidRDefault="00E30391" w:rsidP="00E30391">
      <w:pPr>
        <w:autoSpaceDE w:val="0"/>
        <w:autoSpaceDN w:val="0"/>
        <w:adjustRightInd w:val="0"/>
        <w:outlineLvl w:val="0"/>
        <w:rPr>
          <w:rFonts w:ascii="Calibri" w:eastAsia="PMingLiU" w:hAnsi="Calibri" w:cs="Calibri"/>
          <w:b/>
          <w:sz w:val="22"/>
          <w:szCs w:val="22"/>
          <w:u w:val="single"/>
        </w:rPr>
      </w:pPr>
      <w:r w:rsidRPr="00E22826">
        <w:rPr>
          <w:rFonts w:ascii="Calibri" w:eastAsia="PMingLiU" w:hAnsi="Calibri" w:cs="Calibri"/>
          <w:b/>
          <w:bCs/>
          <w:sz w:val="22"/>
          <w:szCs w:val="22"/>
          <w:u w:val="single"/>
        </w:rPr>
        <w:t xml:space="preserve">Part B:  Project </w:t>
      </w:r>
      <w:r w:rsidRPr="00E37FEB">
        <w:rPr>
          <w:rFonts w:ascii="Calibri" w:eastAsia="PMingLiU" w:hAnsi="Calibri" w:cs="Calibri"/>
          <w:b/>
          <w:bCs/>
          <w:sz w:val="22"/>
          <w:szCs w:val="22"/>
          <w:u w:val="single"/>
        </w:rPr>
        <w:t>D</w:t>
      </w:r>
      <w:r w:rsidR="00191629" w:rsidRPr="00E37FEB">
        <w:rPr>
          <w:rFonts w:ascii="Calibri" w:eastAsia="PMingLiU" w:hAnsi="Calibri" w:cs="Calibri"/>
          <w:b/>
          <w:bCs/>
          <w:sz w:val="22"/>
          <w:szCs w:val="22"/>
          <w:u w:val="single"/>
        </w:rPr>
        <w:t>etails</w:t>
      </w:r>
      <w:r w:rsidR="00FB4A7E" w:rsidRPr="00E37FEB">
        <w:rPr>
          <w:rFonts w:ascii="Calibri" w:eastAsia="PMingLiU" w:hAnsi="Calibri" w:cs="Calibri"/>
          <w:b/>
          <w:bCs/>
          <w:sz w:val="22"/>
          <w:szCs w:val="22"/>
        </w:rPr>
        <w:t xml:space="preserve"> </w:t>
      </w:r>
    </w:p>
    <w:p w14:paraId="0825FB2E" w14:textId="77777777" w:rsidR="001F6C9E" w:rsidRDefault="001F6C9E" w:rsidP="00314A81">
      <w:pPr>
        <w:autoSpaceDE w:val="0"/>
        <w:autoSpaceDN w:val="0"/>
        <w:adjustRightInd w:val="0"/>
        <w:ind w:right="520"/>
        <w:outlineLvl w:val="0"/>
        <w:rPr>
          <w:rFonts w:ascii="Calibri" w:eastAsia="PMingLiU" w:hAnsi="Calibri" w:cs="Calibri"/>
          <w:b/>
          <w:bCs/>
          <w:sz w:val="22"/>
          <w:szCs w:val="22"/>
        </w:rPr>
      </w:pPr>
    </w:p>
    <w:p w14:paraId="64D0D537" w14:textId="1E55EDC6" w:rsidR="00172463" w:rsidRPr="00C461C7" w:rsidRDefault="00811FAA" w:rsidP="00610B01">
      <w:pPr>
        <w:numPr>
          <w:ilvl w:val="0"/>
          <w:numId w:val="1"/>
        </w:numPr>
        <w:autoSpaceDE w:val="0"/>
        <w:autoSpaceDN w:val="0"/>
        <w:adjustRightInd w:val="0"/>
        <w:ind w:right="520"/>
        <w:outlineLvl w:val="0"/>
        <w:rPr>
          <w:rFonts w:ascii="Calibri" w:eastAsia="PMingLiU" w:hAnsi="Calibri" w:cs="Calibri"/>
          <w:b/>
          <w:bCs/>
          <w:sz w:val="22"/>
          <w:szCs w:val="22"/>
          <w:u w:val="single"/>
        </w:rPr>
      </w:pPr>
      <w:r w:rsidRPr="6D377CB9">
        <w:rPr>
          <w:rFonts w:ascii="Calibri" w:eastAsia="PMingLiU" w:hAnsi="Calibri" w:cs="Calibri"/>
          <w:b/>
          <w:bCs/>
          <w:sz w:val="22"/>
          <w:szCs w:val="22"/>
        </w:rPr>
        <w:t xml:space="preserve">Project </w:t>
      </w:r>
      <w:r w:rsidR="00172463">
        <w:rPr>
          <w:rFonts w:ascii="Calibri" w:eastAsia="PMingLiU" w:hAnsi="Calibri" w:cs="Calibri"/>
          <w:b/>
          <w:bCs/>
          <w:sz w:val="22"/>
          <w:szCs w:val="22"/>
        </w:rPr>
        <w:t>Objective</w:t>
      </w:r>
      <w:r w:rsidR="00157443">
        <w:rPr>
          <w:rFonts w:ascii="Calibri" w:eastAsia="PMingLiU" w:hAnsi="Calibri" w:cs="Calibri"/>
          <w:b/>
          <w:bCs/>
          <w:sz w:val="22"/>
          <w:szCs w:val="22"/>
        </w:rPr>
        <w:t>s</w:t>
      </w:r>
      <w:r w:rsidR="009E6FBC">
        <w:rPr>
          <w:rFonts w:ascii="Calibri" w:eastAsia="PMingLiU" w:hAnsi="Calibri" w:cs="Calibri"/>
          <w:b/>
          <w:bCs/>
          <w:sz w:val="22"/>
          <w:szCs w:val="22"/>
        </w:rPr>
        <w:t xml:space="preserve"> and Impact</w:t>
      </w:r>
    </w:p>
    <w:p w14:paraId="354F21EA" w14:textId="77777777" w:rsidR="00C461C7" w:rsidRPr="00172463" w:rsidRDefault="00C461C7" w:rsidP="00C461C7">
      <w:pPr>
        <w:autoSpaceDE w:val="0"/>
        <w:autoSpaceDN w:val="0"/>
        <w:adjustRightInd w:val="0"/>
        <w:ind w:left="360" w:right="520"/>
        <w:outlineLvl w:val="0"/>
        <w:rPr>
          <w:rFonts w:ascii="Calibri" w:eastAsia="PMingLiU" w:hAnsi="Calibri" w:cs="Calibri"/>
          <w:b/>
          <w:bCs/>
          <w:sz w:val="22"/>
          <w:szCs w:val="22"/>
          <w:u w:val="single"/>
        </w:rPr>
      </w:pPr>
    </w:p>
    <w:tbl>
      <w:tblPr>
        <w:tblStyle w:val="a9"/>
        <w:tblW w:w="0" w:type="auto"/>
        <w:tblInd w:w="360" w:type="dxa"/>
        <w:tblLook w:val="04A0" w:firstRow="1" w:lastRow="0" w:firstColumn="1" w:lastColumn="0" w:noHBand="0" w:noVBand="1"/>
      </w:tblPr>
      <w:tblGrid>
        <w:gridCol w:w="9710"/>
      </w:tblGrid>
      <w:tr w:rsidR="00C461C7" w14:paraId="19A6DC70" w14:textId="77777777" w:rsidTr="00C461C7">
        <w:tc>
          <w:tcPr>
            <w:tcW w:w="10070" w:type="dxa"/>
          </w:tcPr>
          <w:p w14:paraId="2E65FCFA" w14:textId="73C39836" w:rsidR="00C461C7" w:rsidRPr="00B21F89" w:rsidRDefault="009E6FBC" w:rsidP="00B21F89">
            <w:pPr>
              <w:autoSpaceDE w:val="0"/>
              <w:autoSpaceDN w:val="0"/>
              <w:adjustRightInd w:val="0"/>
              <w:ind w:right="520"/>
              <w:outlineLvl w:val="0"/>
              <w:rPr>
                <w:rFonts w:asciiTheme="majorHAnsi" w:eastAsia="PMingLiU" w:hAnsiTheme="majorHAnsi" w:cstheme="majorBidi"/>
                <w:i/>
                <w:sz w:val="22"/>
                <w:szCs w:val="22"/>
                <w:lang w:eastAsia="zh-CN"/>
              </w:rPr>
            </w:pPr>
            <w:bookmarkStart w:id="12" w:name="_Hlk138756221"/>
            <w:r w:rsidRPr="0095AD26">
              <w:rPr>
                <w:rFonts w:asciiTheme="majorHAnsi" w:hAnsiTheme="majorHAnsi" w:cstheme="majorBidi"/>
                <w:i/>
                <w:sz w:val="22"/>
                <w:szCs w:val="22"/>
              </w:rPr>
              <w:t>(T</w:t>
            </w:r>
            <w:r w:rsidR="00C461C7" w:rsidRPr="0095AD26">
              <w:rPr>
                <w:rFonts w:asciiTheme="majorHAnsi" w:eastAsia="PMingLiU" w:hAnsiTheme="majorHAnsi" w:cstheme="majorBidi"/>
                <w:sz w:val="22"/>
                <w:szCs w:val="22"/>
              </w:rPr>
              <w:t xml:space="preserve">o </w:t>
            </w:r>
            <w:r w:rsidR="00C461C7" w:rsidRPr="0095AD26">
              <w:rPr>
                <w:rFonts w:asciiTheme="majorHAnsi" w:eastAsia="PMingLiU" w:hAnsiTheme="majorHAnsi" w:cstheme="majorBidi"/>
                <w:i/>
                <w:sz w:val="22"/>
                <w:szCs w:val="22"/>
              </w:rPr>
              <w:t xml:space="preserve">illustrate the collaboration </w:t>
            </w:r>
            <w:r w:rsidR="05DB26AB" w:rsidRPr="0095AD26">
              <w:rPr>
                <w:rFonts w:asciiTheme="majorHAnsi" w:eastAsia="PMingLiU" w:hAnsiTheme="majorHAnsi" w:cstheme="majorBidi"/>
                <w:i/>
                <w:iCs/>
                <w:sz w:val="22"/>
                <w:szCs w:val="22"/>
              </w:rPr>
              <w:t>between</w:t>
            </w:r>
            <w:r w:rsidR="00C461C7" w:rsidRPr="0095AD26">
              <w:rPr>
                <w:rFonts w:asciiTheme="majorHAnsi" w:eastAsia="PMingLiU" w:hAnsiTheme="majorHAnsi" w:cstheme="majorBidi"/>
                <w:i/>
                <w:sz w:val="22"/>
                <w:szCs w:val="22"/>
              </w:rPr>
              <w:t xml:space="preserve"> </w:t>
            </w:r>
            <w:r w:rsidR="00D22D7F" w:rsidRPr="0095AD26">
              <w:rPr>
                <w:rFonts w:asciiTheme="majorHAnsi" w:eastAsia="PMingLiU" w:hAnsiTheme="majorHAnsi" w:cstheme="majorBidi"/>
                <w:i/>
                <w:sz w:val="22"/>
                <w:szCs w:val="22"/>
              </w:rPr>
              <w:t>HKUST</w:t>
            </w:r>
            <w:r w:rsidR="00C461C7" w:rsidRPr="0095AD26">
              <w:rPr>
                <w:rFonts w:asciiTheme="majorHAnsi" w:eastAsia="PMingLiU" w:hAnsiTheme="majorHAnsi" w:cstheme="majorBidi"/>
                <w:i/>
                <w:sz w:val="22"/>
                <w:szCs w:val="22"/>
              </w:rPr>
              <w:t xml:space="preserve"> and HKUST(GZ)</w:t>
            </w:r>
            <w:r w:rsidRPr="0095AD26">
              <w:rPr>
                <w:rFonts w:asciiTheme="majorHAnsi" w:eastAsia="PMingLiU" w:hAnsiTheme="majorHAnsi" w:cstheme="majorBidi"/>
                <w:i/>
                <w:sz w:val="22"/>
                <w:szCs w:val="22"/>
              </w:rPr>
              <w:t xml:space="preserve">, and the </w:t>
            </w:r>
            <w:r w:rsidR="003536B8" w:rsidRPr="0095AD26">
              <w:rPr>
                <w:rFonts w:asciiTheme="majorHAnsi" w:eastAsia="PMingLiU" w:hAnsiTheme="majorHAnsi" w:cstheme="majorBidi"/>
                <w:i/>
                <w:sz w:val="22"/>
                <w:szCs w:val="22"/>
              </w:rPr>
              <w:t>short/</w:t>
            </w:r>
            <w:r w:rsidRPr="0095AD26">
              <w:rPr>
                <w:rFonts w:asciiTheme="majorHAnsi" w:eastAsia="PMingLiU" w:hAnsiTheme="majorHAnsi" w:cstheme="majorBidi"/>
                <w:i/>
                <w:sz w:val="22"/>
                <w:szCs w:val="22"/>
              </w:rPr>
              <w:t>long-term impact.</w:t>
            </w:r>
            <w:r w:rsidR="00484ACA">
              <w:rPr>
                <w:rFonts w:asciiTheme="majorHAnsi" w:eastAsia="PMingLiU" w:hAnsiTheme="majorHAnsi" w:cstheme="majorBidi"/>
                <w:i/>
                <w:sz w:val="22"/>
                <w:szCs w:val="22"/>
              </w:rPr>
              <w:t xml:space="preserve"> </w:t>
            </w:r>
            <w:r w:rsidR="00684A4A">
              <w:rPr>
                <w:rFonts w:asciiTheme="majorHAnsi" w:eastAsia="PMingLiU" w:hAnsiTheme="majorHAnsi" w:cstheme="majorBidi"/>
                <w:i/>
                <w:sz w:val="22"/>
                <w:szCs w:val="22"/>
              </w:rPr>
              <w:t>A maximum of 400 words</w:t>
            </w:r>
            <w:r w:rsidR="00484ACA">
              <w:rPr>
                <w:rFonts w:asciiTheme="majorHAnsi" w:eastAsia="PMingLiU" w:hAnsiTheme="majorHAnsi" w:cstheme="majorBidi"/>
                <w:i/>
                <w:sz w:val="22"/>
                <w:szCs w:val="22"/>
              </w:rPr>
              <w:t>.</w:t>
            </w:r>
            <w:r w:rsidRPr="0095AD26">
              <w:rPr>
                <w:rFonts w:asciiTheme="majorHAnsi" w:eastAsia="PMingLiU" w:hAnsiTheme="majorHAnsi" w:cstheme="majorBidi"/>
                <w:i/>
                <w:sz w:val="22"/>
                <w:szCs w:val="22"/>
              </w:rPr>
              <w:t>)</w:t>
            </w:r>
          </w:p>
        </w:tc>
      </w:tr>
      <w:tr w:rsidR="007F3C6C" w14:paraId="71D30AE2" w14:textId="77777777" w:rsidTr="00C461C7">
        <w:tc>
          <w:tcPr>
            <w:tcW w:w="10070" w:type="dxa"/>
          </w:tcPr>
          <w:p w14:paraId="3C3F69EF" w14:textId="427E0C95" w:rsidR="00B21F89" w:rsidRPr="00CC38B7" w:rsidRDefault="00B21F89" w:rsidP="00610B01">
            <w:pPr>
              <w:pStyle w:val="aa"/>
              <w:numPr>
                <w:ilvl w:val="0"/>
                <w:numId w:val="15"/>
              </w:numPr>
              <w:autoSpaceDE w:val="0"/>
              <w:autoSpaceDN w:val="0"/>
              <w:adjustRightInd w:val="0"/>
              <w:ind w:right="520"/>
              <w:jc w:val="both"/>
              <w:outlineLvl w:val="0"/>
              <w:rPr>
                <w:rFonts w:eastAsia="PMingLiU"/>
                <w:sz w:val="22"/>
                <w:szCs w:val="22"/>
                <w:lang w:eastAsia="zh-CN"/>
              </w:rPr>
            </w:pPr>
            <w:r w:rsidRPr="00CC38B7">
              <w:rPr>
                <w:rFonts w:eastAsia="PMingLiU"/>
                <w:sz w:val="22"/>
                <w:szCs w:val="22"/>
                <w:lang w:eastAsia="zh-CN"/>
              </w:rPr>
              <w:t>HKUST (GZ)</w:t>
            </w:r>
            <w:r w:rsidRPr="00CC38B7">
              <w:rPr>
                <w:rFonts w:eastAsia="PMingLiU"/>
                <w:b/>
                <w:bCs/>
                <w:sz w:val="22"/>
                <w:szCs w:val="22"/>
                <w:lang w:eastAsia="zh-CN"/>
              </w:rPr>
              <w:t xml:space="preserve"> </w:t>
            </w:r>
            <w:r w:rsidRPr="00CC38B7">
              <w:rPr>
                <w:rFonts w:eastAsia="PMingLiU"/>
                <w:sz w:val="22"/>
                <w:szCs w:val="22"/>
                <w:lang w:eastAsia="zh-CN"/>
              </w:rPr>
              <w:t>will lead</w:t>
            </w:r>
            <w:r w:rsidRPr="00CC38B7">
              <w:t xml:space="preserve"> </w:t>
            </w:r>
            <w:r w:rsidRPr="00CC38B7">
              <w:rPr>
                <w:rFonts w:eastAsia="PMingLiU"/>
                <w:sz w:val="22"/>
                <w:szCs w:val="22"/>
                <w:lang w:eastAsia="zh-CN"/>
              </w:rPr>
              <w:t xml:space="preserve">the development of </w:t>
            </w:r>
            <w:r w:rsidRPr="00CC38B7">
              <w:rPr>
                <w:rFonts w:eastAsia="PMingLiU"/>
                <w:i/>
                <w:iCs/>
                <w:sz w:val="22"/>
                <w:szCs w:val="22"/>
                <w:lang w:eastAsia="zh-CN"/>
              </w:rPr>
              <w:t>representation backbones</w:t>
            </w:r>
            <w:r w:rsidRPr="00CC38B7">
              <w:rPr>
                <w:rFonts w:eastAsia="PMingLiU"/>
                <w:sz w:val="22"/>
                <w:szCs w:val="22"/>
                <w:lang w:eastAsia="zh-CN"/>
              </w:rPr>
              <w:t xml:space="preserve"> that encode spatial entities (e.g., road networks, POIs, trajectories, and land-use data) into the model’s embedding space. HKUST will build on these representations to develop </w:t>
            </w:r>
            <w:r w:rsidRPr="00CC38B7">
              <w:rPr>
                <w:rFonts w:eastAsia="PMingLiU"/>
                <w:i/>
                <w:iCs/>
                <w:sz w:val="22"/>
                <w:szCs w:val="22"/>
                <w:lang w:eastAsia="zh-CN"/>
              </w:rPr>
              <w:t>reasoning and generation mechanisms</w:t>
            </w:r>
            <w:r w:rsidRPr="00CC38B7">
              <w:rPr>
                <w:rFonts w:eastAsia="PMingLiU"/>
                <w:sz w:val="22"/>
                <w:szCs w:val="22"/>
                <w:lang w:eastAsia="zh-CN"/>
              </w:rPr>
              <w:t xml:space="preserve"> that interpret user intent, perform spatial inference, and produce </w:t>
            </w:r>
            <w:r w:rsidR="0020239C" w:rsidRPr="00CC38B7">
              <w:rPr>
                <w:rFonts w:eastAsia="PMingLiU"/>
                <w:sz w:val="22"/>
                <w:szCs w:val="22"/>
                <w:lang w:eastAsia="zh-CN"/>
              </w:rPr>
              <w:t>constraint-conditioned</w:t>
            </w:r>
            <w:r w:rsidRPr="00CC38B7">
              <w:rPr>
                <w:rFonts w:eastAsia="PMingLiU"/>
                <w:sz w:val="22"/>
                <w:szCs w:val="22"/>
                <w:lang w:eastAsia="zh-CN"/>
              </w:rPr>
              <w:t xml:space="preserve"> outputs. The two teams will collaborate in a co-evolutionary workflow:</w:t>
            </w:r>
          </w:p>
          <w:p w14:paraId="67CFC432" w14:textId="77777777" w:rsidR="00B21F89" w:rsidRPr="00CC38B7" w:rsidRDefault="00B21F89" w:rsidP="00610B01">
            <w:pPr>
              <w:numPr>
                <w:ilvl w:val="0"/>
                <w:numId w:val="3"/>
              </w:numPr>
              <w:autoSpaceDE w:val="0"/>
              <w:autoSpaceDN w:val="0"/>
              <w:adjustRightInd w:val="0"/>
              <w:spacing w:beforeLines="50" w:before="120"/>
              <w:ind w:left="799" w:right="522" w:hanging="442"/>
              <w:jc w:val="both"/>
              <w:outlineLvl w:val="0"/>
              <w:rPr>
                <w:rFonts w:eastAsia="PMingLiU"/>
                <w:sz w:val="22"/>
                <w:szCs w:val="22"/>
                <w:lang w:eastAsia="zh-CN"/>
              </w:rPr>
            </w:pPr>
            <w:r w:rsidRPr="00CC38B7">
              <w:rPr>
                <w:rFonts w:eastAsia="PMingLiU"/>
                <w:sz w:val="22"/>
                <w:szCs w:val="22"/>
                <w:lang w:eastAsia="zh-CN"/>
              </w:rPr>
              <w:t>Representation–Reasoning Feedback Loop: HKUST’s reasoning tasks will reveal the types of spatial semantics and relational features needed for inference, guiding HKUST (GZ) to refine spatial tokenization and embedding strategies.</w:t>
            </w:r>
          </w:p>
          <w:p w14:paraId="28A6B238" w14:textId="77777777" w:rsidR="00B21F89" w:rsidRPr="00CC38B7" w:rsidRDefault="00B21F89" w:rsidP="00610B01">
            <w:pPr>
              <w:numPr>
                <w:ilvl w:val="0"/>
                <w:numId w:val="3"/>
              </w:numPr>
              <w:autoSpaceDE w:val="0"/>
              <w:autoSpaceDN w:val="0"/>
              <w:adjustRightInd w:val="0"/>
              <w:spacing w:beforeLines="50" w:before="120"/>
              <w:ind w:left="799" w:right="522" w:hanging="442"/>
              <w:jc w:val="both"/>
              <w:outlineLvl w:val="0"/>
              <w:rPr>
                <w:rFonts w:eastAsia="PMingLiU"/>
                <w:sz w:val="22"/>
                <w:szCs w:val="22"/>
                <w:lang w:eastAsia="zh-CN"/>
              </w:rPr>
            </w:pPr>
            <w:r w:rsidRPr="00CC38B7">
              <w:rPr>
                <w:rFonts w:eastAsia="PMingLiU"/>
                <w:sz w:val="22"/>
                <w:szCs w:val="22"/>
                <w:lang w:eastAsia="zh-CN"/>
              </w:rPr>
              <w:t>Joint Model Pretraining and Evaluation: both teams will jointly design pretraining objectives that connect representation quality with reasoning performance, ensuring end-to-end consistency between spatial encoding and task outcomes.</w:t>
            </w:r>
          </w:p>
          <w:p w14:paraId="5452B8C9" w14:textId="40687275" w:rsidR="00BA6EFE" w:rsidRPr="00CC38B7" w:rsidRDefault="00B21F89" w:rsidP="00610B01">
            <w:pPr>
              <w:numPr>
                <w:ilvl w:val="0"/>
                <w:numId w:val="3"/>
              </w:numPr>
              <w:autoSpaceDE w:val="0"/>
              <w:autoSpaceDN w:val="0"/>
              <w:adjustRightInd w:val="0"/>
              <w:spacing w:beforeLines="50" w:before="120"/>
              <w:ind w:left="799" w:right="522" w:hanging="442"/>
              <w:jc w:val="both"/>
              <w:outlineLvl w:val="0"/>
              <w:rPr>
                <w:rFonts w:eastAsia="PMingLiU"/>
                <w:sz w:val="22"/>
                <w:szCs w:val="22"/>
                <w:lang w:eastAsia="zh-CN"/>
              </w:rPr>
            </w:pPr>
            <w:r w:rsidRPr="00CC38B7">
              <w:rPr>
                <w:rFonts w:eastAsia="PMingLiU"/>
                <w:sz w:val="22"/>
                <w:szCs w:val="22"/>
                <w:lang w:eastAsia="zh-CN"/>
              </w:rPr>
              <w:t>Integrated Demonstration and Validation: the resulting spatial foundation model will be jointly validated on real-world applications such as mobility prediction, trip recommendation, and urban service planning.</w:t>
            </w:r>
          </w:p>
          <w:p w14:paraId="41A98708" w14:textId="18394BBD" w:rsidR="00B21F89" w:rsidRPr="00CC38B7" w:rsidRDefault="00B21F89" w:rsidP="00610B01">
            <w:pPr>
              <w:pStyle w:val="aa"/>
              <w:numPr>
                <w:ilvl w:val="0"/>
                <w:numId w:val="15"/>
              </w:numPr>
              <w:autoSpaceDE w:val="0"/>
              <w:autoSpaceDN w:val="0"/>
              <w:adjustRightInd w:val="0"/>
              <w:spacing w:beforeLines="50" w:before="120" w:afterLines="50" w:after="120"/>
              <w:ind w:left="442" w:right="522" w:hanging="442"/>
              <w:jc w:val="both"/>
              <w:outlineLvl w:val="0"/>
              <w:rPr>
                <w:rFonts w:eastAsia="PMingLiU"/>
                <w:sz w:val="22"/>
                <w:szCs w:val="22"/>
                <w:lang w:eastAsia="zh-CN"/>
              </w:rPr>
            </w:pPr>
            <w:r w:rsidRPr="00CC38B7">
              <w:rPr>
                <w:rFonts w:eastAsia="PMingLiU"/>
                <w:sz w:val="22"/>
                <w:szCs w:val="22"/>
              </w:rPr>
              <w:lastRenderedPageBreak/>
              <w:t>Short-</w:t>
            </w:r>
            <w:r w:rsidRPr="00CC38B7">
              <w:rPr>
                <w:rFonts w:eastAsia="PMingLiU"/>
                <w:sz w:val="22"/>
                <w:szCs w:val="22"/>
                <w:lang w:eastAsia="zh-CN"/>
              </w:rPr>
              <w:t>T</w:t>
            </w:r>
            <w:r w:rsidRPr="00CC38B7">
              <w:rPr>
                <w:rFonts w:eastAsia="PMingLiU"/>
                <w:sz w:val="22"/>
                <w:szCs w:val="22"/>
              </w:rPr>
              <w:t>erm</w:t>
            </w:r>
            <w:r w:rsidRPr="00CC38B7">
              <w:rPr>
                <w:rFonts w:eastAsia="PMingLiU"/>
                <w:sz w:val="22"/>
                <w:szCs w:val="22"/>
                <w:lang w:eastAsia="zh-CN"/>
              </w:rPr>
              <w:t xml:space="preserve"> Impacts</w:t>
            </w:r>
            <w:r w:rsidRPr="00CC38B7">
              <w:rPr>
                <w:rFonts w:eastAsia="PMingLiU"/>
                <w:sz w:val="22"/>
                <w:szCs w:val="22"/>
              </w:rPr>
              <w:t xml:space="preserve">: </w:t>
            </w:r>
            <w:r w:rsidRPr="00CC38B7">
              <w:rPr>
                <w:rFonts w:eastAsia="PMingLiU"/>
                <w:sz w:val="22"/>
                <w:szCs w:val="22"/>
                <w:lang w:eastAsia="zh-CN"/>
              </w:rPr>
              <w:t>T</w:t>
            </w:r>
            <w:r w:rsidRPr="00CC38B7">
              <w:rPr>
                <w:rFonts w:eastAsia="PMingLiU"/>
                <w:sz w:val="22"/>
                <w:szCs w:val="22"/>
              </w:rPr>
              <w:t>his project will equip foundation models with the first tangible form of spatial intelligence, allowing them to operate meaningfully within urban and mobility contexts. Instead of merely understanding spatial descriptions in text, the model will learn to interpret them as concrete spatial conditions tied to the real world</w:t>
            </w:r>
            <w:r w:rsidRPr="00CC38B7">
              <w:rPr>
                <w:rFonts w:eastAsia="PMingLiU"/>
                <w:sz w:val="22"/>
                <w:szCs w:val="22"/>
                <w:lang w:eastAsia="zh-CN"/>
              </w:rPr>
              <w:t>, e.g.</w:t>
            </w:r>
            <w:r w:rsidRPr="00CC38B7">
              <w:rPr>
                <w:rFonts w:eastAsia="PMingLiU"/>
                <w:sz w:val="22"/>
                <w:szCs w:val="22"/>
              </w:rPr>
              <w:t xml:space="preserve">, understanding </w:t>
            </w:r>
            <w:r w:rsidRPr="00CC38B7">
              <w:rPr>
                <w:rFonts w:eastAsia="PMingLiU"/>
                <w:i/>
                <w:iCs/>
                <w:sz w:val="22"/>
                <w:szCs w:val="22"/>
              </w:rPr>
              <w:t>“within 15 minutes”</w:t>
            </w:r>
            <w:r w:rsidRPr="00CC38B7">
              <w:rPr>
                <w:rFonts w:eastAsia="PMingLiU"/>
                <w:sz w:val="22"/>
                <w:szCs w:val="22"/>
              </w:rPr>
              <w:t xml:space="preserve"> as a reachable region under a travel-time model or </w:t>
            </w:r>
            <w:r w:rsidRPr="00CC38B7">
              <w:rPr>
                <w:rFonts w:eastAsia="PMingLiU"/>
                <w:i/>
                <w:iCs/>
                <w:sz w:val="22"/>
                <w:szCs w:val="22"/>
              </w:rPr>
              <w:t>“near a metro station”</w:t>
            </w:r>
            <w:r w:rsidRPr="00CC38B7">
              <w:rPr>
                <w:rFonts w:eastAsia="PMingLiU"/>
                <w:sz w:val="22"/>
                <w:szCs w:val="22"/>
              </w:rPr>
              <w:t xml:space="preserve"> as a functional accessibility constraint. Building on this foundation, the model will be able to reason across multiple spatial factors</w:t>
            </w:r>
            <w:r w:rsidRPr="00CC38B7">
              <w:rPr>
                <w:rFonts w:eastAsia="PMingLiU"/>
                <w:sz w:val="22"/>
                <w:szCs w:val="22"/>
                <w:lang w:eastAsia="zh-CN"/>
              </w:rPr>
              <w:t xml:space="preserve">, </w:t>
            </w:r>
            <w:r w:rsidRPr="00CC38B7">
              <w:rPr>
                <w:rFonts w:eastAsia="PMingLiU"/>
                <w:sz w:val="22"/>
                <w:szCs w:val="22"/>
              </w:rPr>
              <w:t>such as travel time, congestion, and land-use patterns</w:t>
            </w:r>
            <w:r w:rsidRPr="00CC38B7">
              <w:rPr>
                <w:rFonts w:eastAsia="PMingLiU"/>
                <w:sz w:val="22"/>
                <w:szCs w:val="22"/>
                <w:lang w:eastAsia="zh-CN"/>
              </w:rPr>
              <w:t>,</w:t>
            </w:r>
            <w:r w:rsidRPr="00CC38B7">
              <w:rPr>
                <w:rFonts w:eastAsia="PMingLiU"/>
                <w:sz w:val="22"/>
                <w:szCs w:val="22"/>
              </w:rPr>
              <w:t xml:space="preserve"> to support richer, context-aware decisions in mobility and planning applications. Finally, through its ability to generate spatial outputs conditioned on these constraints, the model will take an active role in producing actionable solutions, including optimized routes</w:t>
            </w:r>
            <w:r w:rsidRPr="00CC38B7">
              <w:rPr>
                <w:rFonts w:eastAsia="PMingLiU"/>
                <w:sz w:val="22"/>
                <w:szCs w:val="22"/>
                <w:lang w:eastAsia="zh-CN"/>
              </w:rPr>
              <w:t xml:space="preserve"> and</w:t>
            </w:r>
            <w:r w:rsidRPr="00CC38B7">
              <w:rPr>
                <w:rFonts w:eastAsia="PMingLiU"/>
                <w:sz w:val="22"/>
                <w:szCs w:val="22"/>
              </w:rPr>
              <w:t xml:space="preserve"> recommended facility locations. </w:t>
            </w:r>
            <w:r w:rsidRPr="00CC38B7">
              <w:rPr>
                <w:rFonts w:eastAsia="PMingLiU"/>
                <w:sz w:val="22"/>
                <w:szCs w:val="22"/>
                <w:lang w:eastAsia="zh-CN"/>
              </w:rPr>
              <w:t>T</w:t>
            </w:r>
            <w:r w:rsidRPr="00CC38B7">
              <w:rPr>
                <w:rFonts w:eastAsia="PMingLiU"/>
                <w:sz w:val="22"/>
                <w:szCs w:val="22"/>
              </w:rPr>
              <w:t>hese advances will bridge the gap between language models and spatial decision systems, marking a first step toward truly spatially intelligent AI.</w:t>
            </w:r>
          </w:p>
          <w:p w14:paraId="5772FFFA" w14:textId="1FAE10B4" w:rsidR="007F3C6C" w:rsidRPr="00CC38B7" w:rsidRDefault="00B21F89" w:rsidP="00610B01">
            <w:pPr>
              <w:pStyle w:val="aa"/>
              <w:numPr>
                <w:ilvl w:val="0"/>
                <w:numId w:val="15"/>
              </w:numPr>
              <w:autoSpaceDE w:val="0"/>
              <w:autoSpaceDN w:val="0"/>
              <w:adjustRightInd w:val="0"/>
              <w:spacing w:beforeLines="50" w:before="120" w:afterLines="50" w:after="120"/>
              <w:ind w:left="442" w:right="522" w:hanging="442"/>
              <w:jc w:val="both"/>
              <w:outlineLvl w:val="0"/>
              <w:rPr>
                <w:i/>
                <w:sz w:val="22"/>
                <w:szCs w:val="22"/>
              </w:rPr>
            </w:pPr>
            <w:r w:rsidRPr="00CC38B7">
              <w:rPr>
                <w:rFonts w:eastAsia="PMingLiU"/>
                <w:sz w:val="22"/>
                <w:szCs w:val="22"/>
              </w:rPr>
              <w:t>Long</w:t>
            </w:r>
            <w:r w:rsidRPr="00CC38B7">
              <w:rPr>
                <w:rFonts w:eastAsia="PMingLiU"/>
                <w:sz w:val="22"/>
                <w:szCs w:val="22"/>
                <w:lang w:eastAsia="zh-CN"/>
              </w:rPr>
              <w:t>-Term Impacts: This research will lay the foundation for a new generation of spatially intelligent foundation models that understand, reason about, and act upon the physical world with the same fluency that current models handle language and images. Such models will unify spatial structure, semantics, and dynamics within a single representation space, enabling large-scale reasoning and generation over real urban space. This capability will transform how cities, transportation systems, and mobility services are designed and managed: autonomous vehicles will plan and adapt routes with contextual awareness; digital twins will simulate urban dynamics under policy interventions.</w:t>
            </w:r>
          </w:p>
        </w:tc>
      </w:tr>
      <w:bookmarkEnd w:id="12"/>
    </w:tbl>
    <w:p w14:paraId="365E6830" w14:textId="77777777" w:rsidR="001F6C9E" w:rsidRPr="00C21761" w:rsidRDefault="001F6C9E" w:rsidP="00172463">
      <w:pPr>
        <w:autoSpaceDE w:val="0"/>
        <w:autoSpaceDN w:val="0"/>
        <w:adjustRightInd w:val="0"/>
        <w:ind w:left="360" w:right="520"/>
        <w:outlineLvl w:val="0"/>
        <w:rPr>
          <w:rFonts w:ascii="Calibri" w:eastAsia="DengXian" w:hAnsi="Calibri" w:cs="Calibri"/>
          <w:b/>
          <w:bCs/>
          <w:sz w:val="22"/>
          <w:szCs w:val="22"/>
          <w:u w:val="single"/>
          <w:lang w:eastAsia="zh-CN"/>
        </w:rPr>
      </w:pPr>
    </w:p>
    <w:p w14:paraId="696834DF" w14:textId="77777777" w:rsidR="00C461C7" w:rsidRDefault="00C461C7" w:rsidP="009E6FBC">
      <w:pPr>
        <w:autoSpaceDE w:val="0"/>
        <w:autoSpaceDN w:val="0"/>
        <w:adjustRightInd w:val="0"/>
        <w:ind w:right="520"/>
        <w:outlineLvl w:val="0"/>
        <w:rPr>
          <w:rFonts w:ascii="Calibri" w:eastAsia="PMingLiU" w:hAnsi="Calibri" w:cs="Calibri"/>
          <w:b/>
          <w:bCs/>
          <w:sz w:val="22"/>
          <w:szCs w:val="22"/>
          <w:u w:val="single"/>
        </w:rPr>
      </w:pPr>
    </w:p>
    <w:p w14:paraId="15709F85" w14:textId="77777777" w:rsidR="00C461C7" w:rsidRDefault="00C461C7" w:rsidP="00610B01">
      <w:pPr>
        <w:numPr>
          <w:ilvl w:val="0"/>
          <w:numId w:val="1"/>
        </w:numPr>
        <w:autoSpaceDE w:val="0"/>
        <w:autoSpaceDN w:val="0"/>
        <w:adjustRightInd w:val="0"/>
        <w:ind w:right="520"/>
        <w:outlineLvl w:val="0"/>
        <w:rPr>
          <w:rFonts w:ascii="Calibri" w:eastAsia="PMingLiU" w:hAnsi="Calibri" w:cs="Calibri"/>
          <w:b/>
          <w:bCs/>
          <w:sz w:val="22"/>
          <w:szCs w:val="22"/>
        </w:rPr>
      </w:pPr>
      <w:r>
        <w:rPr>
          <w:rFonts w:ascii="Calibri" w:eastAsia="PMingLiU" w:hAnsi="Calibri" w:cs="Calibri"/>
          <w:b/>
          <w:bCs/>
          <w:sz w:val="22"/>
          <w:szCs w:val="22"/>
        </w:rPr>
        <w:t xml:space="preserve">Project Summary </w:t>
      </w:r>
    </w:p>
    <w:p w14:paraId="2ABC8F7F" w14:textId="77777777" w:rsidR="00BB05A4" w:rsidRDefault="00BB05A4" w:rsidP="00172463">
      <w:pPr>
        <w:autoSpaceDE w:val="0"/>
        <w:autoSpaceDN w:val="0"/>
        <w:adjustRightInd w:val="0"/>
        <w:ind w:left="360" w:right="520"/>
        <w:outlineLvl w:val="0"/>
        <w:rPr>
          <w:rFonts w:ascii="Calibri" w:eastAsia="PMingLiU" w:hAnsi="Calibri" w:cs="Calibri"/>
          <w:b/>
          <w:bCs/>
          <w:sz w:val="22"/>
          <w:szCs w:val="22"/>
          <w:u w:val="single"/>
        </w:rPr>
      </w:pPr>
    </w:p>
    <w:tbl>
      <w:tblPr>
        <w:tblStyle w:val="a9"/>
        <w:tblW w:w="0" w:type="auto"/>
        <w:tblInd w:w="360" w:type="dxa"/>
        <w:tblLook w:val="04A0" w:firstRow="1" w:lastRow="0" w:firstColumn="1" w:lastColumn="0" w:noHBand="0" w:noVBand="1"/>
      </w:tblPr>
      <w:tblGrid>
        <w:gridCol w:w="9710"/>
      </w:tblGrid>
      <w:tr w:rsidR="009E6FBC" w14:paraId="1A9F5FF8" w14:textId="77777777" w:rsidTr="13D74CA0">
        <w:tc>
          <w:tcPr>
            <w:tcW w:w="10070" w:type="dxa"/>
          </w:tcPr>
          <w:p w14:paraId="21718245" w14:textId="4A36E4BD" w:rsidR="00EB524C" w:rsidRPr="00EB524C" w:rsidRDefault="009E6FBC" w:rsidP="00BC7C6E">
            <w:pPr>
              <w:autoSpaceDE w:val="0"/>
              <w:autoSpaceDN w:val="0"/>
              <w:adjustRightInd w:val="0"/>
              <w:ind w:right="520"/>
              <w:outlineLvl w:val="0"/>
              <w:rPr>
                <w:rFonts w:ascii="Calibri" w:eastAsia="PMingLiU" w:hAnsi="Calibri" w:cs="Calibri"/>
                <w:sz w:val="22"/>
                <w:szCs w:val="22"/>
                <w:lang w:eastAsia="zh-CN"/>
              </w:rPr>
            </w:pPr>
            <w:r w:rsidRPr="13D74CA0">
              <w:rPr>
                <w:rFonts w:asciiTheme="majorHAnsi" w:hAnsiTheme="majorHAnsi" w:cstheme="majorBidi"/>
                <w:i/>
                <w:iCs/>
                <w:sz w:val="22"/>
                <w:szCs w:val="22"/>
              </w:rPr>
              <w:t>(T</w:t>
            </w:r>
            <w:r w:rsidRPr="13D74CA0">
              <w:rPr>
                <w:rFonts w:asciiTheme="majorHAnsi" w:eastAsia="PMingLiU" w:hAnsiTheme="majorHAnsi" w:cstheme="majorBidi"/>
                <w:sz w:val="22"/>
                <w:szCs w:val="22"/>
              </w:rPr>
              <w:t xml:space="preserve">o </w:t>
            </w:r>
            <w:r w:rsidRPr="13D74CA0">
              <w:rPr>
                <w:rFonts w:asciiTheme="majorHAnsi" w:eastAsia="PMingLiU" w:hAnsiTheme="majorHAnsi" w:cstheme="majorBidi"/>
                <w:i/>
                <w:iCs/>
                <w:sz w:val="22"/>
                <w:szCs w:val="22"/>
              </w:rPr>
              <w:t>illustrate the</w:t>
            </w:r>
            <w:r w:rsidR="16AF18E2" w:rsidRPr="13D74CA0">
              <w:rPr>
                <w:rFonts w:asciiTheme="majorHAnsi" w:eastAsia="PMingLiU" w:hAnsiTheme="majorHAnsi" w:cstheme="majorBidi"/>
                <w:i/>
                <w:iCs/>
                <w:sz w:val="22"/>
                <w:szCs w:val="22"/>
              </w:rPr>
              <w:t xml:space="preserve"> research question,</w:t>
            </w:r>
            <w:r w:rsidRPr="13D74CA0" w:rsidDel="009E6FBC">
              <w:rPr>
                <w:rFonts w:asciiTheme="majorHAnsi" w:eastAsia="PMingLiU" w:hAnsiTheme="majorHAnsi" w:cstheme="majorBidi"/>
                <w:i/>
                <w:iCs/>
                <w:sz w:val="22"/>
                <w:szCs w:val="22"/>
              </w:rPr>
              <w:t xml:space="preserve"> </w:t>
            </w:r>
            <w:r w:rsidR="003536B8" w:rsidRPr="13D74CA0">
              <w:rPr>
                <w:rFonts w:asciiTheme="majorHAnsi" w:eastAsia="PMingLiU" w:hAnsiTheme="majorHAnsi" w:cstheme="majorBidi"/>
                <w:i/>
                <w:iCs/>
                <w:sz w:val="22"/>
                <w:szCs w:val="22"/>
              </w:rPr>
              <w:t>research plan, methodology</w:t>
            </w:r>
            <w:r w:rsidR="00E37FEB" w:rsidRPr="13D74CA0">
              <w:rPr>
                <w:rFonts w:asciiTheme="majorHAnsi" w:eastAsia="PMingLiU" w:hAnsiTheme="majorHAnsi" w:cstheme="majorBidi"/>
                <w:i/>
                <w:iCs/>
                <w:sz w:val="22"/>
                <w:szCs w:val="22"/>
              </w:rPr>
              <w:t>,</w:t>
            </w:r>
            <w:r w:rsidR="003536B8" w:rsidRPr="13D74CA0">
              <w:rPr>
                <w:rFonts w:asciiTheme="majorHAnsi" w:eastAsia="PMingLiU" w:hAnsiTheme="majorHAnsi" w:cstheme="majorBidi"/>
                <w:i/>
                <w:iCs/>
                <w:sz w:val="22"/>
                <w:szCs w:val="22"/>
              </w:rPr>
              <w:t xml:space="preserve"> and activities.</w:t>
            </w:r>
            <w:r w:rsidR="00135A0A" w:rsidRPr="13D74CA0">
              <w:rPr>
                <w:rFonts w:asciiTheme="majorHAnsi" w:eastAsia="PMingLiU" w:hAnsiTheme="majorHAnsi" w:cstheme="majorBidi"/>
                <w:i/>
                <w:iCs/>
                <w:sz w:val="22"/>
                <w:szCs w:val="22"/>
              </w:rPr>
              <w:t xml:space="preserve"> A maximum of </w:t>
            </w:r>
            <w:r w:rsidR="6EC27F9D" w:rsidRPr="00DA3CF2">
              <w:rPr>
                <w:rFonts w:asciiTheme="majorHAnsi" w:eastAsia="PMingLiU" w:hAnsiTheme="majorHAnsi" w:cstheme="majorBidi"/>
                <w:i/>
                <w:iCs/>
                <w:sz w:val="22"/>
                <w:szCs w:val="22"/>
              </w:rPr>
              <w:t>9</w:t>
            </w:r>
            <w:r w:rsidR="00135A0A" w:rsidRPr="00DA3CF2">
              <w:rPr>
                <w:rFonts w:asciiTheme="majorHAnsi" w:eastAsia="PMingLiU" w:hAnsiTheme="majorHAnsi" w:cstheme="majorBidi"/>
                <w:i/>
                <w:iCs/>
                <w:sz w:val="22"/>
                <w:szCs w:val="22"/>
              </w:rPr>
              <w:t>00</w:t>
            </w:r>
            <w:r w:rsidR="00135A0A" w:rsidRPr="13D74CA0">
              <w:rPr>
                <w:rFonts w:asciiTheme="majorHAnsi" w:eastAsia="PMingLiU" w:hAnsiTheme="majorHAnsi" w:cstheme="majorBidi"/>
                <w:i/>
                <w:iCs/>
                <w:sz w:val="22"/>
                <w:szCs w:val="22"/>
              </w:rPr>
              <w:t xml:space="preserve"> words.</w:t>
            </w:r>
            <w:r w:rsidR="003536B8" w:rsidRPr="13D74CA0">
              <w:rPr>
                <w:rFonts w:asciiTheme="majorHAnsi" w:eastAsia="PMingLiU" w:hAnsiTheme="majorHAnsi" w:cstheme="majorBidi"/>
                <w:i/>
                <w:iCs/>
                <w:sz w:val="22"/>
                <w:szCs w:val="22"/>
              </w:rPr>
              <w:t>)</w:t>
            </w:r>
          </w:p>
        </w:tc>
      </w:tr>
      <w:tr w:rsidR="004E114B" w14:paraId="1EFCD1AA" w14:textId="77777777" w:rsidTr="13D74CA0">
        <w:tc>
          <w:tcPr>
            <w:tcW w:w="10070" w:type="dxa"/>
          </w:tcPr>
          <w:p w14:paraId="64A653E1" w14:textId="70765ECF" w:rsidR="009403C2" w:rsidRPr="009403C2" w:rsidRDefault="009403C2" w:rsidP="00DC555C">
            <w:pPr>
              <w:spacing w:beforeLines="50" w:before="120" w:afterLines="50" w:after="120"/>
              <w:rPr>
                <w:rFonts w:eastAsia="PMingLiU"/>
                <w:b/>
                <w:bCs/>
                <w:lang w:eastAsia="zh-CN"/>
              </w:rPr>
            </w:pPr>
            <w:del w:id="13" w:author="叶鸿 徐" w:date="2025-11-22T18:47:00Z" w16du:dateUtc="2025-11-22T10:47:00Z">
              <w:r w:rsidRPr="009403C2" w:rsidDel="008E4D59">
                <w:rPr>
                  <w:rFonts w:eastAsia="PMingLiU"/>
                  <w:b/>
                  <w:bCs/>
                  <w:lang w:eastAsia="zh-CN"/>
                </w:rPr>
                <w:delText>Research Questions</w:delText>
              </w:r>
            </w:del>
            <w:ins w:id="14" w:author="叶鸿 徐" w:date="2025-11-22T18:47:00Z" w16du:dateUtc="2025-11-22T10:47:00Z">
              <w:r w:rsidR="008E4D59">
                <w:rPr>
                  <w:rFonts w:eastAsia="PMingLiU"/>
                  <w:b/>
                  <w:bCs/>
                  <w:lang w:eastAsia="zh-CN"/>
                </w:rPr>
                <w:t>Research</w:t>
              </w:r>
              <w:r w:rsidR="008E4D59">
                <w:rPr>
                  <w:rFonts w:eastAsia="PMingLiU" w:hint="eastAsia"/>
                  <w:b/>
                  <w:bCs/>
                  <w:lang w:eastAsia="zh-CN"/>
                </w:rPr>
                <w:t xml:space="preserve"> </w:t>
              </w:r>
            </w:ins>
            <w:r w:rsidRPr="009403C2">
              <w:rPr>
                <w:rFonts w:eastAsia="PMingLiU"/>
                <w:b/>
                <w:bCs/>
                <w:lang w:eastAsia="zh-CN"/>
              </w:rPr>
              <w:t xml:space="preserve"> </w:t>
            </w:r>
            <w:ins w:id="15" w:author="叶鸿 徐" w:date="2025-11-22T18:47:00Z" w16du:dateUtc="2025-11-22T10:47:00Z">
              <w:r w:rsidR="008E4D59">
                <w:rPr>
                  <w:rFonts w:eastAsia="PMingLiU" w:hint="eastAsia"/>
                  <w:b/>
                  <w:bCs/>
                  <w:lang w:eastAsia="zh-CN"/>
                </w:rPr>
                <w:t>Questions</w:t>
              </w:r>
            </w:ins>
          </w:p>
          <w:p w14:paraId="5BECDA25" w14:textId="034DE501" w:rsidR="009403C2" w:rsidRPr="009403C2" w:rsidRDefault="009403C2" w:rsidP="00F22DD6">
            <w:pPr>
              <w:spacing w:beforeLines="50" w:before="120" w:afterLines="50" w:after="120"/>
              <w:rPr>
                <w:rFonts w:eastAsia="PMingLiU"/>
                <w:sz w:val="22"/>
                <w:szCs w:val="22"/>
                <w:lang w:eastAsia="zh-CN"/>
              </w:rPr>
            </w:pPr>
            <w:r w:rsidRPr="009403C2">
              <w:rPr>
                <w:rFonts w:eastAsia="PMingLiU"/>
                <w:sz w:val="22"/>
                <w:szCs w:val="22"/>
                <w:lang w:eastAsia="zh-CN"/>
              </w:rPr>
              <w:t>HKUST focuses on giving foundation models operational spatial intelligence in real cities. Concretely, we address the following questions:</w:t>
            </w:r>
          </w:p>
          <w:p w14:paraId="09BD06BB" w14:textId="77777777" w:rsidR="00F12E64" w:rsidRDefault="009403C2" w:rsidP="006728C4">
            <w:pPr>
              <w:numPr>
                <w:ilvl w:val="0"/>
                <w:numId w:val="29"/>
              </w:numPr>
              <w:spacing w:beforeLines="50" w:before="120" w:afterLines="50" w:after="120"/>
              <w:ind w:left="714" w:hanging="357"/>
              <w:rPr>
                <w:rFonts w:eastAsia="PMingLiU"/>
                <w:sz w:val="22"/>
                <w:szCs w:val="22"/>
                <w:lang w:eastAsia="zh-CN"/>
              </w:rPr>
            </w:pPr>
            <w:r w:rsidRPr="009403C2">
              <w:rPr>
                <w:rFonts w:eastAsia="PMingLiU"/>
                <w:b/>
                <w:bCs/>
                <w:sz w:val="22"/>
                <w:szCs w:val="22"/>
                <w:lang w:eastAsia="zh-CN"/>
              </w:rPr>
              <w:t>Language-to-spatial grounding</w:t>
            </w:r>
            <w:r w:rsidRPr="009403C2">
              <w:rPr>
                <w:rFonts w:eastAsia="PMingLiU"/>
                <w:sz w:val="22"/>
                <w:szCs w:val="22"/>
                <w:lang w:eastAsia="zh-CN"/>
              </w:rPr>
              <w:t>:</w:t>
            </w:r>
          </w:p>
          <w:p w14:paraId="28799D80" w14:textId="59A428C6" w:rsidR="009403C2" w:rsidRPr="009403C2" w:rsidRDefault="009403C2" w:rsidP="00F12E64">
            <w:pPr>
              <w:spacing w:beforeLines="50" w:before="120" w:afterLines="50" w:after="120"/>
              <w:ind w:left="714"/>
              <w:jc w:val="both"/>
              <w:rPr>
                <w:rFonts w:eastAsia="PMingLiU"/>
                <w:sz w:val="22"/>
                <w:szCs w:val="22"/>
                <w:lang w:eastAsia="zh-CN"/>
              </w:rPr>
            </w:pPr>
            <w:r w:rsidRPr="009403C2">
              <w:rPr>
                <w:rFonts w:eastAsia="PMingLiU"/>
                <w:sz w:val="22"/>
                <w:szCs w:val="22"/>
                <w:lang w:eastAsia="zh-CN"/>
              </w:rPr>
              <w:t>How can we turn a single, mixed natural-language request (time limits, place types, accessibility, personal preferences) into typed spatial predicates that can be evaluated on real road networks and urban data?</w:t>
            </w:r>
          </w:p>
          <w:p w14:paraId="20D8B0E9" w14:textId="77777777" w:rsidR="00726BF9" w:rsidRPr="00E7780B" w:rsidRDefault="009403C2" w:rsidP="00CB0D75">
            <w:pPr>
              <w:numPr>
                <w:ilvl w:val="0"/>
                <w:numId w:val="29"/>
              </w:numPr>
              <w:spacing w:beforeLines="50" w:before="120" w:afterLines="50" w:after="120"/>
              <w:ind w:left="714" w:hanging="357"/>
              <w:rPr>
                <w:rFonts w:eastAsia="PMingLiU"/>
                <w:b/>
                <w:bCs/>
                <w:sz w:val="22"/>
                <w:szCs w:val="22"/>
                <w:lang w:eastAsia="zh-CN"/>
              </w:rPr>
            </w:pPr>
            <w:r w:rsidRPr="009403C2">
              <w:rPr>
                <w:rFonts w:eastAsia="PMingLiU"/>
                <w:b/>
                <w:bCs/>
                <w:sz w:val="22"/>
                <w:szCs w:val="22"/>
                <w:lang w:eastAsia="zh-CN"/>
              </w:rPr>
              <w:t>Multi-constraint spatial reasoning:</w:t>
            </w:r>
          </w:p>
          <w:p w14:paraId="5C9C0C18" w14:textId="445F8E08" w:rsidR="009403C2" w:rsidRPr="009403C2" w:rsidRDefault="009403C2" w:rsidP="00726BF9">
            <w:pPr>
              <w:spacing w:beforeLines="50" w:before="120" w:afterLines="50" w:after="120"/>
              <w:ind w:left="714"/>
              <w:jc w:val="both"/>
              <w:rPr>
                <w:rFonts w:eastAsia="PMingLiU"/>
                <w:sz w:val="22"/>
                <w:szCs w:val="22"/>
                <w:lang w:eastAsia="zh-CN"/>
              </w:rPr>
            </w:pPr>
            <w:r w:rsidRPr="009403C2">
              <w:rPr>
                <w:rFonts w:eastAsia="PMingLiU"/>
                <w:sz w:val="22"/>
                <w:szCs w:val="22"/>
                <w:lang w:eastAsia="zh-CN"/>
              </w:rPr>
              <w:t>How can we combine multiple heterogeneous constraints (e.g., “</w:t>
            </w:r>
            <w:r w:rsidRPr="009403C2">
              <w:rPr>
                <w:rFonts w:eastAsia="PMingLiU"/>
                <w:i/>
                <w:iCs/>
                <w:sz w:val="22"/>
                <w:szCs w:val="22"/>
                <w:lang w:eastAsia="zh-CN"/>
              </w:rPr>
              <w:t>within 15 minutes</w:t>
            </w:r>
            <w:r w:rsidRPr="009403C2">
              <w:rPr>
                <w:rFonts w:eastAsia="PMingLiU"/>
                <w:sz w:val="22"/>
                <w:szCs w:val="22"/>
                <w:lang w:eastAsia="zh-CN"/>
              </w:rPr>
              <w:t>”, “</w:t>
            </w:r>
            <w:r w:rsidRPr="009403C2">
              <w:rPr>
                <w:rFonts w:eastAsia="PMingLiU"/>
                <w:i/>
                <w:iCs/>
                <w:sz w:val="22"/>
                <w:szCs w:val="22"/>
                <w:lang w:eastAsia="zh-CN"/>
              </w:rPr>
              <w:t>stroller-friendly</w:t>
            </w:r>
            <w:r w:rsidRPr="009403C2">
              <w:rPr>
                <w:rFonts w:eastAsia="PMingLiU"/>
                <w:sz w:val="22"/>
                <w:szCs w:val="22"/>
                <w:lang w:eastAsia="zh-CN"/>
              </w:rPr>
              <w:t>”, “</w:t>
            </w:r>
            <w:r w:rsidRPr="009403C2">
              <w:rPr>
                <w:rFonts w:eastAsia="PMingLiU"/>
                <w:i/>
                <w:iCs/>
                <w:sz w:val="22"/>
                <w:szCs w:val="22"/>
                <w:lang w:eastAsia="zh-CN"/>
              </w:rPr>
              <w:t>visit a playground and a café</w:t>
            </w:r>
            <w:r w:rsidRPr="009403C2">
              <w:rPr>
                <w:rFonts w:eastAsia="PMingLiU"/>
                <w:sz w:val="22"/>
                <w:szCs w:val="22"/>
                <w:lang w:eastAsia="zh-CN"/>
              </w:rPr>
              <w:t>”, “</w:t>
            </w:r>
            <w:r w:rsidRPr="009403C2">
              <w:rPr>
                <w:rFonts w:eastAsia="PMingLiU"/>
                <w:i/>
                <w:iCs/>
                <w:sz w:val="22"/>
                <w:szCs w:val="22"/>
                <w:lang w:eastAsia="zh-CN"/>
              </w:rPr>
              <w:t>arrive by 6 pm</w:t>
            </w:r>
            <w:r w:rsidRPr="009403C2">
              <w:rPr>
                <w:rFonts w:eastAsia="PMingLiU"/>
                <w:sz w:val="22"/>
                <w:szCs w:val="22"/>
                <w:lang w:eastAsia="zh-CN"/>
              </w:rPr>
              <w:t>”) into a constraint graph, and search for feasible plans efficiently and robustly?</w:t>
            </w:r>
          </w:p>
          <w:p w14:paraId="254BF787" w14:textId="77777777" w:rsidR="001B7DA2" w:rsidRPr="00E7780B" w:rsidRDefault="009403C2" w:rsidP="00CB0D75">
            <w:pPr>
              <w:numPr>
                <w:ilvl w:val="0"/>
                <w:numId w:val="29"/>
              </w:numPr>
              <w:spacing w:beforeLines="50" w:before="120" w:afterLines="50" w:after="120"/>
              <w:ind w:left="714" w:hanging="357"/>
              <w:rPr>
                <w:rFonts w:eastAsia="PMingLiU"/>
                <w:b/>
                <w:bCs/>
                <w:sz w:val="22"/>
                <w:szCs w:val="22"/>
                <w:lang w:eastAsia="zh-CN"/>
              </w:rPr>
            </w:pPr>
            <w:r w:rsidRPr="009403C2">
              <w:rPr>
                <w:rFonts w:eastAsia="PMingLiU"/>
                <w:b/>
                <w:bCs/>
                <w:sz w:val="22"/>
                <w:szCs w:val="22"/>
                <w:lang w:eastAsia="zh-CN"/>
              </w:rPr>
              <w:t>Constraint-conditioned spatial generation:</w:t>
            </w:r>
          </w:p>
          <w:p w14:paraId="6988D154" w14:textId="1FEB69F1" w:rsidR="009403C2" w:rsidRPr="009403C2" w:rsidRDefault="009403C2" w:rsidP="001B7DA2">
            <w:pPr>
              <w:spacing w:beforeLines="50" w:before="120" w:afterLines="50" w:after="120"/>
              <w:ind w:left="714"/>
              <w:jc w:val="both"/>
              <w:rPr>
                <w:rFonts w:eastAsia="PMingLiU"/>
                <w:sz w:val="22"/>
                <w:szCs w:val="22"/>
                <w:lang w:eastAsia="zh-CN"/>
              </w:rPr>
            </w:pPr>
            <w:r w:rsidRPr="009403C2">
              <w:rPr>
                <w:rFonts w:eastAsia="PMingLiU"/>
                <w:sz w:val="22"/>
                <w:szCs w:val="22"/>
                <w:lang w:eastAsia="zh-CN"/>
              </w:rPr>
              <w:t>How can we generate trajectories and explanations that are both faithful to the constraints and consistent with real mobility patterns, instead of hallucinated routes or generic suggestions?</w:t>
            </w:r>
          </w:p>
          <w:p w14:paraId="40D370D6" w14:textId="77777777" w:rsidR="009403C2" w:rsidRPr="009403C2" w:rsidRDefault="009403C2" w:rsidP="00437DBE">
            <w:pPr>
              <w:spacing w:before="100" w:beforeAutospacing="1" w:after="100" w:afterAutospacing="1"/>
              <w:rPr>
                <w:rFonts w:eastAsia="PMingLiU"/>
                <w:sz w:val="22"/>
                <w:szCs w:val="22"/>
                <w:lang w:eastAsia="zh-CN"/>
              </w:rPr>
            </w:pPr>
            <w:r w:rsidRPr="009403C2">
              <w:rPr>
                <w:rFonts w:eastAsia="PMingLiU"/>
                <w:sz w:val="22"/>
                <w:szCs w:val="22"/>
                <w:lang w:eastAsia="zh-CN"/>
              </w:rPr>
              <w:t>Together, these questions target a missing layer between large models and urban systems: an explicit interface that connects language, spatial structure, and decision-oriented reasoning.</w:t>
            </w:r>
          </w:p>
          <w:p w14:paraId="0A9C9C1C" w14:textId="6EF2CA19" w:rsidR="009403C2" w:rsidRPr="009403C2" w:rsidRDefault="009403C2" w:rsidP="009403C2">
            <w:pPr>
              <w:rPr>
                <w:rFonts w:eastAsia="PMingLiU"/>
                <w:sz w:val="22"/>
                <w:szCs w:val="22"/>
                <w:lang w:eastAsia="zh-CN"/>
              </w:rPr>
            </w:pPr>
          </w:p>
          <w:p w14:paraId="351D93E5" w14:textId="52E0EB24" w:rsidR="009403C2" w:rsidRPr="009403C2" w:rsidRDefault="009403C2" w:rsidP="00624B36">
            <w:pPr>
              <w:spacing w:beforeLines="50" w:before="120" w:afterLines="50" w:after="120"/>
              <w:rPr>
                <w:rFonts w:eastAsia="PMingLiU"/>
                <w:b/>
                <w:bCs/>
                <w:lang w:eastAsia="zh-CN"/>
              </w:rPr>
            </w:pPr>
            <w:r w:rsidRPr="009403C2">
              <w:rPr>
                <w:rFonts w:eastAsia="PMingLiU"/>
                <w:b/>
                <w:bCs/>
                <w:lang w:eastAsia="zh-CN"/>
              </w:rPr>
              <w:lastRenderedPageBreak/>
              <w:t>Research Plan</w:t>
            </w:r>
          </w:p>
          <w:p w14:paraId="0FA91A05" w14:textId="77777777" w:rsidR="00430C6A" w:rsidRDefault="003F10B4" w:rsidP="009403C2">
            <w:pPr>
              <w:rPr>
                <w:rFonts w:eastAsia="PMingLiU"/>
                <w:sz w:val="22"/>
                <w:szCs w:val="22"/>
                <w:lang w:eastAsia="zh-CN"/>
              </w:rPr>
            </w:pPr>
            <w:r>
              <w:rPr>
                <w:rFonts w:eastAsia="PMingLiU" w:hint="eastAsia"/>
                <w:sz w:val="22"/>
                <w:szCs w:val="22"/>
                <w:lang w:eastAsia="zh-CN"/>
              </w:rPr>
              <w:t>Our</w:t>
            </w:r>
            <w:r w:rsidR="009403C2" w:rsidRPr="009403C2">
              <w:rPr>
                <w:rFonts w:eastAsia="PMingLiU"/>
                <w:sz w:val="22"/>
                <w:szCs w:val="22"/>
                <w:lang w:eastAsia="zh-CN"/>
              </w:rPr>
              <w:t xml:space="preserve"> research plan spans two years and is tightly coordinated with the HKUST(GZ) backbone, but here we focus on our own tasks.</w:t>
            </w:r>
          </w:p>
          <w:p w14:paraId="5E4DB3D7" w14:textId="5C921C33" w:rsidR="00B41DE2" w:rsidRPr="009403C2" w:rsidRDefault="009403C2" w:rsidP="007E2879">
            <w:pPr>
              <w:spacing w:beforeLines="100" w:before="240" w:afterLines="50" w:after="120"/>
              <w:rPr>
                <w:rFonts w:eastAsia="PMingLiU"/>
                <w:b/>
                <w:bCs/>
                <w:sz w:val="22"/>
                <w:szCs w:val="22"/>
                <w:lang w:eastAsia="zh-CN"/>
              </w:rPr>
            </w:pPr>
            <w:r w:rsidRPr="009403C2">
              <w:rPr>
                <w:rFonts w:eastAsia="PMingLiU"/>
                <w:b/>
                <w:bCs/>
                <w:sz w:val="22"/>
                <w:szCs w:val="22"/>
                <w:lang w:eastAsia="zh-CN"/>
              </w:rPr>
              <w:t>Year 1: Building the language</w:t>
            </w:r>
            <w:r w:rsidR="00E1035F" w:rsidRPr="00EB2D9A">
              <w:rPr>
                <w:rFonts w:eastAsia="PMingLiU" w:hint="eastAsia"/>
                <w:b/>
                <w:bCs/>
                <w:sz w:val="22"/>
                <w:szCs w:val="22"/>
                <w:lang w:eastAsia="zh-CN"/>
              </w:rPr>
              <w:t>-</w:t>
            </w:r>
            <w:r w:rsidRPr="009403C2">
              <w:rPr>
                <w:rFonts w:eastAsia="PMingLiU"/>
                <w:b/>
                <w:bCs/>
                <w:sz w:val="22"/>
                <w:szCs w:val="22"/>
                <w:lang w:eastAsia="zh-CN"/>
              </w:rPr>
              <w:t>to</w:t>
            </w:r>
            <w:r w:rsidR="00E1035F" w:rsidRPr="00EB2D9A">
              <w:rPr>
                <w:rFonts w:eastAsia="PMingLiU" w:hint="eastAsia"/>
                <w:b/>
                <w:bCs/>
                <w:sz w:val="22"/>
                <w:szCs w:val="22"/>
                <w:lang w:eastAsia="zh-CN"/>
              </w:rPr>
              <w:t>-</w:t>
            </w:r>
            <w:r w:rsidRPr="009403C2">
              <w:rPr>
                <w:rFonts w:eastAsia="PMingLiU"/>
                <w:b/>
                <w:bCs/>
                <w:sz w:val="22"/>
                <w:szCs w:val="22"/>
                <w:lang w:eastAsia="zh-CN"/>
              </w:rPr>
              <w:t>spatial interface</w:t>
            </w:r>
          </w:p>
          <w:p w14:paraId="304E29ED" w14:textId="77777777" w:rsidR="009403C2" w:rsidRPr="009403C2" w:rsidRDefault="009403C2" w:rsidP="005C4539">
            <w:pPr>
              <w:numPr>
                <w:ilvl w:val="0"/>
                <w:numId w:val="30"/>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 xml:space="preserve">Define a library of spatial operators (e.g., </w:t>
            </w:r>
            <w:r w:rsidRPr="009403C2">
              <w:rPr>
                <w:rFonts w:ascii="Comic Sans MS" w:eastAsia="PMingLiU" w:hAnsi="Comic Sans MS"/>
                <w:sz w:val="18"/>
                <w:szCs w:val="18"/>
                <w:lang w:eastAsia="zh-CN"/>
              </w:rPr>
              <w:t>within_T_minutes, near(category), include_at_least_one, slope_limit, accessible_path</w:t>
            </w:r>
            <w:r w:rsidRPr="009403C2">
              <w:rPr>
                <w:rFonts w:eastAsia="PMingLiU"/>
                <w:sz w:val="22"/>
                <w:szCs w:val="22"/>
                <w:lang w:eastAsia="zh-CN"/>
              </w:rPr>
              <w:t>) that can be applied to the spatial backbone provided by HKUST(GZ).</w:t>
            </w:r>
          </w:p>
          <w:p w14:paraId="41AB3E4B" w14:textId="77777777" w:rsidR="009403C2" w:rsidRPr="009403C2" w:rsidRDefault="009403C2" w:rsidP="005C4539">
            <w:pPr>
              <w:numPr>
                <w:ilvl w:val="0"/>
                <w:numId w:val="30"/>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Develop a semantic parser / adapter that maps user requests into typed spatial predicates expressed using this operator library.</w:t>
            </w:r>
          </w:p>
          <w:p w14:paraId="61818AE0" w14:textId="77777777" w:rsidR="009403C2" w:rsidRPr="009403C2" w:rsidRDefault="009403C2" w:rsidP="005C4539">
            <w:pPr>
              <w:numPr>
                <w:ilvl w:val="0"/>
                <w:numId w:val="30"/>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 xml:space="preserve">Collect or construct text–map examples and scenarios (e.g., </w:t>
            </w:r>
            <w:r w:rsidRPr="009403C2">
              <w:rPr>
                <w:rFonts w:eastAsia="PMingLiU"/>
                <w:i/>
                <w:iCs/>
                <w:sz w:val="22"/>
                <w:szCs w:val="22"/>
                <w:lang w:eastAsia="zh-CN"/>
              </w:rPr>
              <w:t>city walks, daily commutes, accessibility-aware routes</w:t>
            </w:r>
            <w:r w:rsidRPr="009403C2">
              <w:rPr>
                <w:rFonts w:eastAsia="PMingLiU"/>
                <w:sz w:val="22"/>
                <w:szCs w:val="22"/>
                <w:lang w:eastAsia="zh-CN"/>
              </w:rPr>
              <w:t>) to train and validate the interface.</w:t>
            </w:r>
          </w:p>
          <w:p w14:paraId="41B9A617" w14:textId="77777777" w:rsidR="009403C2" w:rsidRPr="009403C2" w:rsidRDefault="009403C2" w:rsidP="005C4539">
            <w:pPr>
              <w:numPr>
                <w:ilvl w:val="0"/>
                <w:numId w:val="30"/>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Integrate the interface with the HKUST(GZ) spatial backbone and run initial case studies on small- to medium-scale urban regions.</w:t>
            </w:r>
          </w:p>
          <w:p w14:paraId="0A259DB8" w14:textId="77777777" w:rsidR="009403C2" w:rsidRPr="009403C2" w:rsidRDefault="009403C2" w:rsidP="007E2879">
            <w:pPr>
              <w:spacing w:beforeLines="100" w:before="240" w:afterLines="50" w:after="120"/>
              <w:rPr>
                <w:rFonts w:eastAsia="PMingLiU"/>
                <w:b/>
                <w:bCs/>
                <w:sz w:val="22"/>
                <w:szCs w:val="22"/>
                <w:lang w:eastAsia="zh-CN"/>
              </w:rPr>
            </w:pPr>
            <w:r w:rsidRPr="009403C2">
              <w:rPr>
                <w:rFonts w:eastAsia="PMingLiU"/>
                <w:b/>
                <w:bCs/>
                <w:sz w:val="22"/>
                <w:szCs w:val="22"/>
                <w:lang w:eastAsia="zh-CN"/>
              </w:rPr>
              <w:t>Year 2: Multi-constraint reasoning and generation</w:t>
            </w:r>
          </w:p>
          <w:p w14:paraId="60205BC2" w14:textId="77777777" w:rsidR="009403C2" w:rsidRPr="009403C2" w:rsidRDefault="009403C2" w:rsidP="004135CC">
            <w:pPr>
              <w:numPr>
                <w:ilvl w:val="0"/>
                <w:numId w:val="31"/>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Construct a constraint graph for each user request, instantiating predicates on the spatial backbone (locations, time windows, reachable edges, candidate activities).</w:t>
            </w:r>
          </w:p>
          <w:p w14:paraId="546CF8FE" w14:textId="77777777" w:rsidR="009403C2" w:rsidRPr="009403C2" w:rsidRDefault="009403C2" w:rsidP="004135CC">
            <w:pPr>
              <w:numPr>
                <w:ilvl w:val="0"/>
                <w:numId w:val="31"/>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Design and implement plan search algorithms (graph search, heuristic-guided search, or hybrid optimization) to explore candidate plans that satisfy combinations of constraints.</w:t>
            </w:r>
          </w:p>
          <w:p w14:paraId="7399081B" w14:textId="77777777" w:rsidR="009403C2" w:rsidRPr="009403C2" w:rsidRDefault="009403C2" w:rsidP="004135CC">
            <w:pPr>
              <w:numPr>
                <w:ilvl w:val="0"/>
                <w:numId w:val="31"/>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Build a joint trajectory-and-explanation generator that takes the chosen plan as input and produces both a route (or trajectory sequence) and a human-readable step-by-step description.</w:t>
            </w:r>
          </w:p>
          <w:p w14:paraId="50D8D9DC" w14:textId="77777777" w:rsidR="009403C2" w:rsidRPr="009403C2" w:rsidRDefault="009403C2" w:rsidP="004135CC">
            <w:pPr>
              <w:numPr>
                <w:ilvl w:val="0"/>
                <w:numId w:val="31"/>
              </w:numPr>
              <w:spacing w:beforeLines="50" w:before="120" w:afterLines="50" w:after="120"/>
              <w:ind w:left="714" w:hanging="357"/>
              <w:jc w:val="both"/>
              <w:rPr>
                <w:rFonts w:eastAsia="PMingLiU"/>
                <w:sz w:val="22"/>
                <w:szCs w:val="22"/>
                <w:lang w:eastAsia="zh-CN"/>
              </w:rPr>
            </w:pPr>
            <w:r w:rsidRPr="009403C2">
              <w:rPr>
                <w:rFonts w:eastAsia="PMingLiU"/>
                <w:sz w:val="22"/>
                <w:szCs w:val="22"/>
                <w:lang w:eastAsia="zh-CN"/>
              </w:rPr>
              <w:t>Conduct systematic experiments on realistic city scenarios (e.g., Hong Kong, Guangzhou) to evaluate feasibility, constraint satisfaction, user interpretability, and runtime.</w:t>
            </w:r>
          </w:p>
          <w:p w14:paraId="2A2AB5E6" w14:textId="01A31BA6" w:rsidR="009403C2" w:rsidRPr="009403C2" w:rsidRDefault="009403C2" w:rsidP="009403C2">
            <w:pPr>
              <w:rPr>
                <w:rFonts w:eastAsia="PMingLiU"/>
                <w:sz w:val="22"/>
                <w:szCs w:val="22"/>
                <w:lang w:eastAsia="zh-CN"/>
              </w:rPr>
            </w:pPr>
          </w:p>
          <w:p w14:paraId="4390FE63" w14:textId="61578C47" w:rsidR="009403C2" w:rsidRPr="00894059" w:rsidRDefault="009403C2" w:rsidP="00DF4D25">
            <w:pPr>
              <w:spacing w:beforeLines="50" w:before="120" w:afterLines="50" w:after="120"/>
              <w:rPr>
                <w:rFonts w:eastAsia="PMingLiU"/>
                <w:b/>
                <w:bCs/>
                <w:lang w:eastAsia="zh-CN"/>
              </w:rPr>
            </w:pPr>
            <w:r w:rsidRPr="00DF4D25">
              <w:rPr>
                <w:rFonts w:eastAsia="PMingLiU"/>
                <w:b/>
                <w:bCs/>
                <w:lang w:eastAsia="zh-CN"/>
              </w:rPr>
              <w:t>Methodology</w:t>
            </w:r>
          </w:p>
          <w:p w14:paraId="7C78F226" w14:textId="76229BBC" w:rsidR="001D3A30" w:rsidRPr="009403C2" w:rsidRDefault="003F10B4" w:rsidP="00561B63">
            <w:pPr>
              <w:spacing w:beforeLines="50" w:before="120" w:afterLines="50" w:after="120"/>
              <w:rPr>
                <w:rFonts w:eastAsia="PMingLiU"/>
                <w:sz w:val="22"/>
                <w:szCs w:val="22"/>
                <w:lang w:eastAsia="zh-CN"/>
              </w:rPr>
            </w:pPr>
            <w:r>
              <w:rPr>
                <w:rFonts w:eastAsia="PMingLiU" w:hint="eastAsia"/>
                <w:sz w:val="22"/>
                <w:szCs w:val="22"/>
                <w:lang w:eastAsia="zh-CN"/>
              </w:rPr>
              <w:t xml:space="preserve">Our </w:t>
            </w:r>
            <w:r w:rsidR="009403C2" w:rsidRPr="009403C2">
              <w:rPr>
                <w:rFonts w:eastAsia="PMingLiU"/>
                <w:sz w:val="22"/>
                <w:szCs w:val="22"/>
                <w:lang w:eastAsia="zh-CN"/>
              </w:rPr>
              <w:t>methodology is organized into three technical components.</w:t>
            </w:r>
          </w:p>
          <w:p w14:paraId="2C3B1E5E" w14:textId="77777777" w:rsidR="009403C2" w:rsidRPr="009403C2" w:rsidRDefault="009403C2" w:rsidP="007E2879">
            <w:pPr>
              <w:spacing w:beforeLines="100" w:before="240" w:afterLines="50" w:after="120"/>
              <w:rPr>
                <w:rFonts w:eastAsia="PMingLiU"/>
                <w:b/>
                <w:bCs/>
                <w:sz w:val="22"/>
                <w:szCs w:val="22"/>
                <w:lang w:eastAsia="zh-CN"/>
              </w:rPr>
            </w:pPr>
            <w:r w:rsidRPr="009403C2">
              <w:rPr>
                <w:rFonts w:eastAsia="PMingLiU"/>
                <w:b/>
                <w:bCs/>
                <w:sz w:val="22"/>
                <w:szCs w:val="22"/>
                <w:lang w:eastAsia="zh-CN"/>
              </w:rPr>
              <w:t>1. Language–to–Spatial Predicate Mapping</w:t>
            </w:r>
          </w:p>
          <w:p w14:paraId="7308D96E" w14:textId="77777777" w:rsidR="009403C2" w:rsidRPr="009403C2" w:rsidRDefault="009403C2" w:rsidP="009403C2">
            <w:pPr>
              <w:rPr>
                <w:rFonts w:eastAsia="PMingLiU"/>
                <w:sz w:val="22"/>
                <w:szCs w:val="22"/>
                <w:lang w:eastAsia="zh-CN"/>
              </w:rPr>
            </w:pPr>
            <w:r w:rsidRPr="009403C2">
              <w:rPr>
                <w:rFonts w:eastAsia="PMingLiU"/>
                <w:sz w:val="22"/>
                <w:szCs w:val="22"/>
                <w:lang w:eastAsia="zh-CN"/>
              </w:rPr>
              <w:t>We design a typed operator layer between user language and the spatial backbone.</w:t>
            </w:r>
          </w:p>
          <w:p w14:paraId="47BB96D2" w14:textId="77777777" w:rsidR="006968FE" w:rsidRDefault="009403C2" w:rsidP="00420D32">
            <w:pPr>
              <w:numPr>
                <w:ilvl w:val="0"/>
                <w:numId w:val="32"/>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Operator library.</w:t>
            </w:r>
          </w:p>
          <w:p w14:paraId="358A56A2" w14:textId="3A7F7BC2" w:rsidR="009403C2" w:rsidRPr="009403C2" w:rsidRDefault="009403C2" w:rsidP="006968FE">
            <w:pPr>
              <w:spacing w:beforeLines="50" w:before="120" w:afterLines="50" w:after="120"/>
              <w:ind w:left="714"/>
              <w:rPr>
                <w:rFonts w:eastAsia="PMingLiU"/>
                <w:sz w:val="22"/>
                <w:szCs w:val="22"/>
                <w:lang w:eastAsia="zh-CN"/>
              </w:rPr>
            </w:pPr>
            <w:r w:rsidRPr="009403C2">
              <w:rPr>
                <w:rFonts w:eastAsia="PMingLiU"/>
                <w:sz w:val="22"/>
                <w:szCs w:val="22"/>
                <w:lang w:eastAsia="zh-CN"/>
              </w:rPr>
              <w:t>We define a set of reusable spatial operators such as:</w:t>
            </w:r>
          </w:p>
          <w:p w14:paraId="172A607E" w14:textId="5AA5976C" w:rsidR="009403C2" w:rsidRPr="009403C2" w:rsidRDefault="009403C2" w:rsidP="006968FE">
            <w:pPr>
              <w:numPr>
                <w:ilvl w:val="1"/>
                <w:numId w:val="32"/>
              </w:numPr>
              <w:spacing w:beforeLines="50" w:before="120" w:afterLines="50" w:after="120"/>
              <w:rPr>
                <w:rFonts w:eastAsia="PMingLiU"/>
                <w:sz w:val="22"/>
                <w:szCs w:val="22"/>
                <w:lang w:eastAsia="zh-CN"/>
              </w:rPr>
            </w:pPr>
            <w:r w:rsidRPr="009403C2">
              <w:rPr>
                <w:rFonts w:eastAsia="PMingLiU"/>
                <w:sz w:val="22"/>
                <w:szCs w:val="22"/>
                <w:lang w:eastAsia="zh-CN"/>
              </w:rPr>
              <w:t xml:space="preserve">travel-time constraints: </w:t>
            </w:r>
            <w:r w:rsidRPr="009403C2">
              <w:rPr>
                <w:rFonts w:ascii="Comic Sans MS" w:eastAsia="PMingLiU" w:hAnsi="Comic Sans MS"/>
                <w:sz w:val="18"/>
                <w:szCs w:val="18"/>
                <w:lang w:eastAsia="zh-CN"/>
              </w:rPr>
              <w:t>within_T_minutes</w:t>
            </w:r>
            <w:r w:rsidR="00BE6C7E">
              <w:rPr>
                <w:rFonts w:ascii="Comic Sans MS" w:eastAsia="PMingLiU" w:hAnsi="Comic Sans MS" w:hint="eastAsia"/>
                <w:sz w:val="18"/>
                <w:szCs w:val="18"/>
                <w:lang w:eastAsia="zh-CN"/>
              </w:rPr>
              <w:t xml:space="preserve"> </w:t>
            </w:r>
            <w:r w:rsidRPr="009403C2">
              <w:rPr>
                <w:rFonts w:ascii="Comic Sans MS" w:eastAsia="PMingLiU" w:hAnsi="Comic Sans MS"/>
                <w:sz w:val="18"/>
                <w:szCs w:val="18"/>
                <w:lang w:eastAsia="zh-CN"/>
              </w:rPr>
              <w:t>(mode)</w:t>
            </w:r>
          </w:p>
          <w:p w14:paraId="4FC47ADE" w14:textId="5BCB640A" w:rsidR="009403C2" w:rsidRPr="009403C2" w:rsidRDefault="009403C2" w:rsidP="006968FE">
            <w:pPr>
              <w:numPr>
                <w:ilvl w:val="1"/>
                <w:numId w:val="32"/>
              </w:numPr>
              <w:spacing w:beforeLines="50" w:before="120" w:afterLines="50" w:after="120"/>
              <w:rPr>
                <w:rFonts w:eastAsia="PMingLiU"/>
                <w:sz w:val="22"/>
                <w:szCs w:val="22"/>
                <w:lang w:eastAsia="zh-CN"/>
              </w:rPr>
            </w:pPr>
            <w:r w:rsidRPr="009403C2">
              <w:rPr>
                <w:rFonts w:eastAsia="PMingLiU"/>
                <w:sz w:val="22"/>
                <w:szCs w:val="22"/>
                <w:lang w:eastAsia="zh-CN"/>
              </w:rPr>
              <w:t>proximity: near</w:t>
            </w:r>
            <w:r w:rsidR="00D95B0E">
              <w:rPr>
                <w:rFonts w:eastAsia="PMingLiU" w:hint="eastAsia"/>
                <w:sz w:val="22"/>
                <w:szCs w:val="22"/>
                <w:lang w:eastAsia="zh-CN"/>
              </w:rPr>
              <w:t xml:space="preserve"> </w:t>
            </w:r>
            <w:r w:rsidRPr="009403C2">
              <w:rPr>
                <w:rFonts w:eastAsia="PMingLiU"/>
                <w:sz w:val="22"/>
                <w:szCs w:val="22"/>
                <w:lang w:eastAsia="zh-CN"/>
              </w:rPr>
              <w:t>(</w:t>
            </w:r>
            <w:r w:rsidR="00E50F5F" w:rsidRPr="00E50F5F">
              <w:rPr>
                <w:rFonts w:ascii="Comic Sans MS" w:eastAsia="PMingLiU" w:hAnsi="Comic Sans MS"/>
                <w:sz w:val="18"/>
                <w:szCs w:val="18"/>
                <w:lang w:eastAsia="zh-CN"/>
              </w:rPr>
              <w:t>t</w:t>
            </w:r>
            <w:r w:rsidRPr="009403C2">
              <w:rPr>
                <w:rFonts w:ascii="Comic Sans MS" w:eastAsia="PMingLiU" w:hAnsi="Comic Sans MS"/>
                <w:sz w:val="18"/>
                <w:szCs w:val="18"/>
                <w:lang w:eastAsia="zh-CN"/>
              </w:rPr>
              <w:t>arget_category or landmark)</w:t>
            </w:r>
          </w:p>
          <w:p w14:paraId="3FAA8039" w14:textId="4958464F" w:rsidR="009403C2" w:rsidRPr="009403C2" w:rsidRDefault="009403C2" w:rsidP="006968FE">
            <w:pPr>
              <w:numPr>
                <w:ilvl w:val="1"/>
                <w:numId w:val="32"/>
              </w:numPr>
              <w:spacing w:beforeLines="50" w:before="120" w:afterLines="50" w:after="120"/>
              <w:rPr>
                <w:rFonts w:eastAsia="PMingLiU"/>
                <w:sz w:val="22"/>
                <w:szCs w:val="22"/>
                <w:lang w:eastAsia="zh-CN"/>
              </w:rPr>
            </w:pPr>
            <w:r w:rsidRPr="009403C2">
              <w:rPr>
                <w:rFonts w:eastAsia="PMingLiU"/>
                <w:sz w:val="22"/>
                <w:szCs w:val="22"/>
                <w:lang w:eastAsia="zh-CN"/>
              </w:rPr>
              <w:t xml:space="preserve">inclusion/exclusion: </w:t>
            </w:r>
            <w:r w:rsidRPr="009403C2">
              <w:rPr>
                <w:rFonts w:ascii="Comic Sans MS" w:eastAsia="PMingLiU" w:hAnsi="Comic Sans MS"/>
                <w:sz w:val="18"/>
                <w:szCs w:val="18"/>
                <w:lang w:eastAsia="zh-CN"/>
              </w:rPr>
              <w:t>include_at_least_one</w:t>
            </w:r>
            <w:r w:rsidR="00542BF3" w:rsidRPr="00542BF3">
              <w:rPr>
                <w:rFonts w:ascii="Comic Sans MS" w:eastAsia="PMingLiU" w:hAnsi="Comic Sans MS"/>
                <w:sz w:val="18"/>
                <w:szCs w:val="18"/>
                <w:lang w:eastAsia="zh-CN"/>
              </w:rPr>
              <w:t xml:space="preserve"> </w:t>
            </w:r>
            <w:r w:rsidRPr="009403C2">
              <w:rPr>
                <w:rFonts w:ascii="Comic Sans MS" w:eastAsia="PMingLiU" w:hAnsi="Comic Sans MS"/>
                <w:sz w:val="18"/>
                <w:szCs w:val="18"/>
                <w:lang w:eastAsia="zh-CN"/>
              </w:rPr>
              <w:t>(category), avoid</w:t>
            </w:r>
            <w:r w:rsidR="00542BF3" w:rsidRPr="00542BF3">
              <w:rPr>
                <w:rFonts w:ascii="Comic Sans MS" w:eastAsia="PMingLiU" w:hAnsi="Comic Sans MS"/>
                <w:sz w:val="18"/>
                <w:szCs w:val="18"/>
                <w:lang w:eastAsia="zh-CN"/>
              </w:rPr>
              <w:t xml:space="preserve"> </w:t>
            </w:r>
            <w:r w:rsidRPr="009403C2">
              <w:rPr>
                <w:rFonts w:ascii="Comic Sans MS" w:eastAsia="PMingLiU" w:hAnsi="Comic Sans MS"/>
                <w:sz w:val="18"/>
                <w:szCs w:val="18"/>
                <w:lang w:eastAsia="zh-CN"/>
              </w:rPr>
              <w:t>(road_type)</w:t>
            </w:r>
          </w:p>
          <w:p w14:paraId="0B05E1ED" w14:textId="77777777" w:rsidR="009403C2" w:rsidRPr="009403C2" w:rsidRDefault="009403C2" w:rsidP="006968FE">
            <w:pPr>
              <w:numPr>
                <w:ilvl w:val="1"/>
                <w:numId w:val="32"/>
              </w:numPr>
              <w:spacing w:beforeLines="50" w:before="120" w:afterLines="50" w:after="120"/>
              <w:rPr>
                <w:rFonts w:eastAsia="PMingLiU"/>
                <w:sz w:val="22"/>
                <w:szCs w:val="22"/>
                <w:lang w:eastAsia="zh-CN"/>
              </w:rPr>
            </w:pPr>
            <w:r w:rsidRPr="009403C2">
              <w:rPr>
                <w:rFonts w:eastAsia="PMingLiU"/>
                <w:sz w:val="22"/>
                <w:szCs w:val="22"/>
                <w:lang w:eastAsia="zh-CN"/>
              </w:rPr>
              <w:t xml:space="preserve">accessibility: </w:t>
            </w:r>
            <w:r w:rsidRPr="009403C2">
              <w:rPr>
                <w:rFonts w:ascii="Comic Sans MS" w:eastAsia="PMingLiU" w:hAnsi="Comic Sans MS"/>
                <w:sz w:val="18"/>
                <w:szCs w:val="18"/>
                <w:lang w:eastAsia="zh-CN"/>
              </w:rPr>
              <w:t>stroller_friendly, avoid_stairs, slope &lt;= threshold.</w:t>
            </w:r>
          </w:p>
          <w:p w14:paraId="18164730" w14:textId="77777777" w:rsidR="00FB0607" w:rsidRDefault="009403C2" w:rsidP="000E4D68">
            <w:pPr>
              <w:numPr>
                <w:ilvl w:val="0"/>
                <w:numId w:val="32"/>
              </w:numPr>
              <w:spacing w:beforeLines="50" w:before="120" w:afterLines="50" w:after="120"/>
              <w:rPr>
                <w:rFonts w:eastAsia="PMingLiU"/>
                <w:sz w:val="22"/>
                <w:szCs w:val="22"/>
                <w:lang w:eastAsia="zh-CN"/>
              </w:rPr>
            </w:pPr>
            <w:r w:rsidRPr="009403C2">
              <w:rPr>
                <w:rFonts w:eastAsia="PMingLiU"/>
                <w:sz w:val="22"/>
                <w:szCs w:val="22"/>
                <w:lang w:eastAsia="zh-CN"/>
              </w:rPr>
              <w:t>Semantic parser / adapter.</w:t>
            </w:r>
          </w:p>
          <w:p w14:paraId="7BB9050E" w14:textId="66FD2235" w:rsidR="009403C2" w:rsidRPr="009403C2" w:rsidRDefault="009403C2" w:rsidP="00FB0607">
            <w:pPr>
              <w:spacing w:beforeLines="50" w:before="120" w:afterLines="50" w:after="120"/>
              <w:ind w:left="720"/>
              <w:jc w:val="both"/>
              <w:rPr>
                <w:rFonts w:eastAsia="PMingLiU"/>
                <w:sz w:val="22"/>
                <w:szCs w:val="22"/>
                <w:lang w:eastAsia="zh-CN"/>
              </w:rPr>
            </w:pPr>
            <w:r w:rsidRPr="009403C2">
              <w:rPr>
                <w:rFonts w:eastAsia="PMingLiU"/>
                <w:sz w:val="22"/>
                <w:szCs w:val="22"/>
                <w:lang w:eastAsia="zh-CN"/>
              </w:rPr>
              <w:t>A lightweight model converts user requests into compositions of these operators, producing a set of spatial predicates. For example, “an afternoon city walk with a stroller, visit a playground and a café, and be back by 6 pm” is parsed into a small set of typed predicates that can be checked on the city graph.</w:t>
            </w:r>
          </w:p>
          <w:p w14:paraId="3BA7EA95" w14:textId="77777777" w:rsidR="00B931CD" w:rsidRDefault="009403C2" w:rsidP="00420D32">
            <w:pPr>
              <w:numPr>
                <w:ilvl w:val="0"/>
                <w:numId w:val="32"/>
              </w:numPr>
              <w:spacing w:beforeLines="50" w:before="120" w:afterLines="50" w:after="120"/>
              <w:rPr>
                <w:rFonts w:eastAsia="PMingLiU"/>
                <w:sz w:val="22"/>
                <w:szCs w:val="22"/>
                <w:lang w:eastAsia="zh-CN"/>
              </w:rPr>
            </w:pPr>
            <w:r w:rsidRPr="009403C2">
              <w:rPr>
                <w:rFonts w:eastAsia="PMingLiU"/>
                <w:sz w:val="22"/>
                <w:szCs w:val="22"/>
                <w:lang w:eastAsia="zh-CN"/>
              </w:rPr>
              <w:t>Calibration and supervision.</w:t>
            </w:r>
          </w:p>
          <w:p w14:paraId="0403E0A0" w14:textId="66681043" w:rsidR="009403C2" w:rsidRPr="009403C2" w:rsidRDefault="009403C2" w:rsidP="00B931CD">
            <w:pPr>
              <w:spacing w:beforeLines="50" w:before="120" w:afterLines="50" w:after="120"/>
              <w:ind w:left="720"/>
              <w:jc w:val="both"/>
              <w:rPr>
                <w:rFonts w:eastAsia="PMingLiU"/>
                <w:sz w:val="22"/>
                <w:szCs w:val="22"/>
                <w:lang w:eastAsia="zh-CN"/>
              </w:rPr>
            </w:pPr>
            <w:r w:rsidRPr="009403C2">
              <w:rPr>
                <w:rFonts w:eastAsia="PMingLiU"/>
                <w:sz w:val="22"/>
                <w:szCs w:val="22"/>
                <w:lang w:eastAsia="zh-CN"/>
              </w:rPr>
              <w:lastRenderedPageBreak/>
              <w:t>We use labeled and weakly labeled examples to ensure that phrases like “within 15 minutes” or “close to a metro station” map to quantitative predicates consistent with the HKUST(GZ) backbone.</w:t>
            </w:r>
          </w:p>
          <w:p w14:paraId="3858C440" w14:textId="55920583" w:rsidR="00902C76" w:rsidRPr="009403C2" w:rsidRDefault="009403C2" w:rsidP="00643A76">
            <w:pPr>
              <w:spacing w:before="100" w:beforeAutospacing="1" w:after="100" w:afterAutospacing="1"/>
              <w:rPr>
                <w:rFonts w:eastAsia="PMingLiU"/>
                <w:sz w:val="22"/>
                <w:szCs w:val="22"/>
                <w:lang w:eastAsia="zh-CN"/>
              </w:rPr>
            </w:pPr>
            <w:r w:rsidRPr="009403C2">
              <w:rPr>
                <w:rFonts w:eastAsia="PMingLiU"/>
                <w:sz w:val="22"/>
                <w:szCs w:val="22"/>
                <w:lang w:eastAsia="zh-CN"/>
              </w:rPr>
              <w:t>This component ensures that language is not only understood at a textual level, but translated into constraints a planner can evaluate.</w:t>
            </w:r>
          </w:p>
          <w:p w14:paraId="0E9AC715" w14:textId="77777777" w:rsidR="009403C2" w:rsidRPr="009403C2" w:rsidRDefault="009403C2" w:rsidP="007E2879">
            <w:pPr>
              <w:spacing w:beforeLines="100" w:before="240" w:afterLines="50" w:after="120"/>
              <w:rPr>
                <w:rFonts w:eastAsia="PMingLiU"/>
                <w:b/>
                <w:bCs/>
                <w:sz w:val="22"/>
                <w:szCs w:val="22"/>
                <w:lang w:eastAsia="zh-CN"/>
              </w:rPr>
            </w:pPr>
            <w:r w:rsidRPr="009403C2">
              <w:rPr>
                <w:rFonts w:eastAsia="PMingLiU"/>
                <w:b/>
                <w:bCs/>
                <w:sz w:val="22"/>
                <w:szCs w:val="22"/>
                <w:lang w:eastAsia="zh-CN"/>
              </w:rPr>
              <w:t>2. Constraint-Aware Spatial Reasoning</w:t>
            </w:r>
          </w:p>
          <w:p w14:paraId="62D434E3" w14:textId="77777777" w:rsidR="009403C2" w:rsidRPr="009403C2" w:rsidRDefault="009403C2" w:rsidP="009403C2">
            <w:pPr>
              <w:rPr>
                <w:rFonts w:eastAsia="PMingLiU"/>
                <w:sz w:val="22"/>
                <w:szCs w:val="22"/>
                <w:lang w:eastAsia="zh-CN"/>
              </w:rPr>
            </w:pPr>
            <w:r w:rsidRPr="009403C2">
              <w:rPr>
                <w:rFonts w:eastAsia="PMingLiU"/>
                <w:sz w:val="22"/>
                <w:szCs w:val="22"/>
                <w:lang w:eastAsia="zh-CN"/>
              </w:rPr>
              <w:t>Given the predicates, we construct a constraint graph and search for valid plans.</w:t>
            </w:r>
          </w:p>
          <w:p w14:paraId="775467F2" w14:textId="77777777" w:rsidR="00476965" w:rsidRDefault="009403C2" w:rsidP="00AA3A40">
            <w:pPr>
              <w:numPr>
                <w:ilvl w:val="0"/>
                <w:numId w:val="33"/>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Constraint graph construction.</w:t>
            </w:r>
          </w:p>
          <w:p w14:paraId="01FDD484" w14:textId="698A3D09" w:rsidR="009403C2" w:rsidRPr="009403C2" w:rsidRDefault="009403C2" w:rsidP="00476965">
            <w:pPr>
              <w:spacing w:beforeLines="50" w:before="120" w:afterLines="50" w:after="120"/>
              <w:ind w:left="714"/>
              <w:jc w:val="both"/>
              <w:rPr>
                <w:rFonts w:eastAsia="PMingLiU"/>
                <w:sz w:val="22"/>
                <w:szCs w:val="22"/>
                <w:lang w:eastAsia="zh-CN"/>
              </w:rPr>
            </w:pPr>
            <w:r w:rsidRPr="009403C2">
              <w:rPr>
                <w:rFonts w:eastAsia="PMingLiU"/>
                <w:sz w:val="22"/>
                <w:szCs w:val="22"/>
                <w:lang w:eastAsia="zh-CN"/>
              </w:rPr>
              <w:t>Nodes represent states or activities (locations, time points, visited categories), and edges encode feasible transitions under the predicates. The graph is built on top of the road network and POI structure encoded by HKUST(GZ).</w:t>
            </w:r>
          </w:p>
          <w:p w14:paraId="1E1C652D" w14:textId="77777777" w:rsidR="00476965" w:rsidRDefault="009403C2" w:rsidP="00AA3A40">
            <w:pPr>
              <w:numPr>
                <w:ilvl w:val="0"/>
                <w:numId w:val="33"/>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Multi-constraint plan search.</w:t>
            </w:r>
          </w:p>
          <w:p w14:paraId="01CE7C96" w14:textId="45BA7B63" w:rsidR="009403C2" w:rsidRPr="009403C2" w:rsidRDefault="009403C2" w:rsidP="00476965">
            <w:pPr>
              <w:spacing w:beforeLines="50" w:before="120" w:afterLines="50" w:after="120"/>
              <w:ind w:left="714"/>
              <w:jc w:val="both"/>
              <w:rPr>
                <w:rFonts w:eastAsia="PMingLiU"/>
                <w:sz w:val="22"/>
                <w:szCs w:val="22"/>
                <w:lang w:eastAsia="zh-CN"/>
              </w:rPr>
            </w:pPr>
            <w:r w:rsidRPr="009403C2">
              <w:rPr>
                <w:rFonts w:eastAsia="PMingLiU"/>
                <w:sz w:val="22"/>
                <w:szCs w:val="22"/>
                <w:lang w:eastAsia="zh-CN"/>
              </w:rPr>
              <w:t>We implement algorithms that explore this graph to find candidate sequences that jointly satisfy travel-time, category, and accessibility constraints. This moves beyond one-shot API calls: the system explicitly considers many potential plans before selecting a small set of candidates.</w:t>
            </w:r>
          </w:p>
          <w:p w14:paraId="162AB886" w14:textId="77777777" w:rsidR="00476965" w:rsidRDefault="009403C2" w:rsidP="00AA3A40">
            <w:pPr>
              <w:numPr>
                <w:ilvl w:val="0"/>
                <w:numId w:val="33"/>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Dynamic context.</w:t>
            </w:r>
          </w:p>
          <w:p w14:paraId="698E358C" w14:textId="7FD47F75" w:rsidR="009403C2" w:rsidRPr="009403C2" w:rsidRDefault="009403C2" w:rsidP="00FF3EEB">
            <w:pPr>
              <w:spacing w:beforeLines="50" w:before="120" w:afterLines="50" w:after="120"/>
              <w:ind w:left="714"/>
              <w:jc w:val="both"/>
              <w:rPr>
                <w:rFonts w:eastAsia="PMingLiU"/>
                <w:sz w:val="22"/>
                <w:szCs w:val="22"/>
                <w:lang w:eastAsia="zh-CN"/>
              </w:rPr>
            </w:pPr>
            <w:r w:rsidRPr="009403C2">
              <w:rPr>
                <w:rFonts w:eastAsia="PMingLiU"/>
                <w:sz w:val="22"/>
                <w:szCs w:val="22"/>
                <w:lang w:eastAsia="zh-CN"/>
              </w:rPr>
              <w:t>When data is available, we incorporate time-varying context (e.g., travel-time changes, opening hours, congestion) into edge weights or feasibility checks, so that plans respect realistic urban conditions.</w:t>
            </w:r>
          </w:p>
          <w:p w14:paraId="299C7FB7" w14:textId="41B8C679" w:rsidR="001D7AD2" w:rsidRPr="009403C2" w:rsidRDefault="009403C2" w:rsidP="007963C9">
            <w:pPr>
              <w:spacing w:before="100" w:beforeAutospacing="1" w:after="100" w:afterAutospacing="1"/>
              <w:rPr>
                <w:rFonts w:eastAsia="PMingLiU"/>
                <w:sz w:val="22"/>
                <w:szCs w:val="22"/>
                <w:lang w:eastAsia="zh-CN"/>
              </w:rPr>
            </w:pPr>
            <w:r w:rsidRPr="009403C2">
              <w:rPr>
                <w:rFonts w:eastAsia="PMingLiU"/>
                <w:sz w:val="22"/>
                <w:szCs w:val="22"/>
                <w:lang w:eastAsia="zh-CN"/>
              </w:rPr>
              <w:t>This layer directly addresses the difficulty of handling multiple heterogeneous constraints in a principled way.</w:t>
            </w:r>
          </w:p>
          <w:p w14:paraId="688C0B55" w14:textId="77777777" w:rsidR="009403C2" w:rsidRPr="009403C2" w:rsidRDefault="009403C2" w:rsidP="007E2879">
            <w:pPr>
              <w:spacing w:beforeLines="100" w:before="240" w:afterLines="50" w:after="120"/>
              <w:rPr>
                <w:rFonts w:eastAsia="PMingLiU"/>
                <w:b/>
                <w:bCs/>
                <w:sz w:val="22"/>
                <w:szCs w:val="22"/>
                <w:lang w:eastAsia="zh-CN"/>
              </w:rPr>
            </w:pPr>
            <w:r w:rsidRPr="009403C2">
              <w:rPr>
                <w:rFonts w:eastAsia="PMingLiU"/>
                <w:b/>
                <w:bCs/>
                <w:sz w:val="22"/>
                <w:szCs w:val="22"/>
                <w:lang w:eastAsia="zh-CN"/>
              </w:rPr>
              <w:t>3. Constraint-Conditioned Spatial Generation</w:t>
            </w:r>
          </w:p>
          <w:p w14:paraId="5F9BAD52" w14:textId="77777777" w:rsidR="009403C2" w:rsidRPr="009403C2" w:rsidRDefault="009403C2" w:rsidP="009403C2">
            <w:pPr>
              <w:rPr>
                <w:rFonts w:eastAsia="PMingLiU"/>
                <w:sz w:val="22"/>
                <w:szCs w:val="22"/>
                <w:lang w:eastAsia="zh-CN"/>
              </w:rPr>
            </w:pPr>
            <w:r w:rsidRPr="009403C2">
              <w:rPr>
                <w:rFonts w:eastAsia="PMingLiU"/>
                <w:sz w:val="22"/>
                <w:szCs w:val="22"/>
                <w:lang w:eastAsia="zh-CN"/>
              </w:rPr>
              <w:t>The final component turns plans into outputs that users can follow.</w:t>
            </w:r>
          </w:p>
          <w:p w14:paraId="476753E2" w14:textId="77777777" w:rsidR="003F2759" w:rsidRDefault="009403C2" w:rsidP="006E3E7D">
            <w:pPr>
              <w:numPr>
                <w:ilvl w:val="0"/>
                <w:numId w:val="34"/>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Trajectory generation.</w:t>
            </w:r>
          </w:p>
          <w:p w14:paraId="7254FCC6" w14:textId="3F5BFF8B" w:rsidR="009403C2" w:rsidRPr="009403C2" w:rsidRDefault="009403C2" w:rsidP="003F2759">
            <w:pPr>
              <w:spacing w:beforeLines="50" w:before="120" w:afterLines="50" w:after="120"/>
              <w:ind w:left="714"/>
              <w:jc w:val="both"/>
              <w:rPr>
                <w:rFonts w:eastAsia="PMingLiU"/>
                <w:sz w:val="22"/>
                <w:szCs w:val="22"/>
                <w:lang w:eastAsia="zh-CN"/>
              </w:rPr>
            </w:pPr>
            <w:r w:rsidRPr="009403C2">
              <w:rPr>
                <w:rFonts w:eastAsia="PMingLiU"/>
                <w:sz w:val="22"/>
                <w:szCs w:val="22"/>
                <w:lang w:eastAsia="zh-CN"/>
              </w:rPr>
              <w:t>For each selected plan, we generate a detailed route or trajectory consistent with the constraints and compatible with the HKUST(GZ) spatial backbone and trajectory generator.</w:t>
            </w:r>
          </w:p>
          <w:p w14:paraId="6FADB8A9" w14:textId="77777777" w:rsidR="003F2759" w:rsidRDefault="009403C2" w:rsidP="006E3E7D">
            <w:pPr>
              <w:numPr>
                <w:ilvl w:val="0"/>
                <w:numId w:val="34"/>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Explanation generation.</w:t>
            </w:r>
          </w:p>
          <w:p w14:paraId="41723DE7" w14:textId="55D1E0E6" w:rsidR="009403C2" w:rsidRPr="009403C2" w:rsidRDefault="009403C2" w:rsidP="003F2759">
            <w:pPr>
              <w:spacing w:beforeLines="50" w:before="120" w:afterLines="50" w:after="120"/>
              <w:ind w:left="714"/>
              <w:jc w:val="both"/>
              <w:rPr>
                <w:rFonts w:eastAsia="PMingLiU"/>
                <w:sz w:val="22"/>
                <w:szCs w:val="22"/>
                <w:lang w:eastAsia="zh-CN"/>
              </w:rPr>
            </w:pPr>
            <w:r w:rsidRPr="009403C2">
              <w:rPr>
                <w:rFonts w:eastAsia="PMingLiU"/>
                <w:sz w:val="22"/>
                <w:szCs w:val="22"/>
                <w:lang w:eastAsia="zh-CN"/>
              </w:rPr>
              <w:t>We generate a step-by-step explanation (e.g., “start from your hotel, walk 8 minutes to the playground, stay about 40 minutes, then…”) from the same internal plan. Because both trajectory and explanation share the plan, they remain aligned.</w:t>
            </w:r>
          </w:p>
          <w:p w14:paraId="5712417E" w14:textId="77777777" w:rsidR="00750595" w:rsidRDefault="009403C2" w:rsidP="006E3E7D">
            <w:pPr>
              <w:numPr>
                <w:ilvl w:val="0"/>
                <w:numId w:val="34"/>
              </w:numPr>
              <w:spacing w:beforeLines="50" w:before="120" w:afterLines="50" w:after="120"/>
              <w:ind w:left="714" w:hanging="357"/>
              <w:rPr>
                <w:rFonts w:eastAsia="PMingLiU"/>
                <w:sz w:val="22"/>
                <w:szCs w:val="22"/>
                <w:lang w:eastAsia="zh-CN"/>
              </w:rPr>
            </w:pPr>
            <w:r w:rsidRPr="009403C2">
              <w:rPr>
                <w:rFonts w:eastAsia="PMingLiU"/>
                <w:sz w:val="22"/>
                <w:szCs w:val="22"/>
                <w:lang w:eastAsia="zh-CN"/>
              </w:rPr>
              <w:t>Evaluation and feedback.</w:t>
            </w:r>
          </w:p>
          <w:p w14:paraId="56BD9810" w14:textId="1107108A" w:rsidR="009403C2" w:rsidRPr="009403C2" w:rsidRDefault="009403C2" w:rsidP="00750595">
            <w:pPr>
              <w:spacing w:beforeLines="50" w:before="120" w:afterLines="50" w:after="120"/>
              <w:ind w:left="714"/>
              <w:jc w:val="both"/>
              <w:rPr>
                <w:rFonts w:eastAsia="PMingLiU"/>
                <w:sz w:val="22"/>
                <w:szCs w:val="22"/>
                <w:lang w:eastAsia="zh-CN"/>
              </w:rPr>
            </w:pPr>
            <w:r w:rsidRPr="009403C2">
              <w:rPr>
                <w:rFonts w:eastAsia="PMingLiU"/>
                <w:sz w:val="22"/>
                <w:szCs w:val="22"/>
                <w:lang w:eastAsia="zh-CN"/>
              </w:rPr>
              <w:t xml:space="preserve">We evaluate generated outputs against ground-truth data or expert </w:t>
            </w:r>
            <w:r w:rsidR="00996FD1" w:rsidRPr="009403C2">
              <w:rPr>
                <w:rFonts w:eastAsia="PMingLiU"/>
                <w:sz w:val="22"/>
                <w:szCs w:val="22"/>
                <w:lang w:eastAsia="zh-CN"/>
              </w:rPr>
              <w:t>judgment and</w:t>
            </w:r>
            <w:r w:rsidRPr="009403C2">
              <w:rPr>
                <w:rFonts w:eastAsia="PMingLiU"/>
                <w:sz w:val="22"/>
                <w:szCs w:val="22"/>
                <w:lang w:eastAsia="zh-CN"/>
              </w:rPr>
              <w:t xml:space="preserve"> feed the results back to refine the operator library, parser, and plan search heuristics.</w:t>
            </w:r>
          </w:p>
          <w:p w14:paraId="427F9326" w14:textId="11B3BF4E" w:rsidR="009403C2" w:rsidRPr="009403C2" w:rsidRDefault="009403C2" w:rsidP="009403C2">
            <w:pPr>
              <w:rPr>
                <w:rFonts w:eastAsia="PMingLiU"/>
                <w:sz w:val="22"/>
                <w:szCs w:val="22"/>
                <w:lang w:eastAsia="zh-CN"/>
              </w:rPr>
            </w:pPr>
          </w:p>
          <w:p w14:paraId="11F7CAE7" w14:textId="10CECCAD" w:rsidR="00070111" w:rsidRPr="001B652C" w:rsidRDefault="00E90BE8" w:rsidP="00D55FB9">
            <w:pPr>
              <w:rPr>
                <w:rFonts w:eastAsia="PMingLiU"/>
                <w:sz w:val="22"/>
                <w:szCs w:val="22"/>
                <w:lang w:eastAsia="zh-CN"/>
              </w:rPr>
            </w:pPr>
            <w:ins w:id="16" w:author="叶鸿 徐" w:date="2025-11-22T16:18:00Z" w16du:dateUtc="2025-11-22T08:18:00Z">
              <w:r>
                <w:rPr>
                  <w:rFonts w:eastAsia="PMingLiU"/>
                  <w:noProof/>
                  <w:sz w:val="22"/>
                  <w:szCs w:val="22"/>
                  <w:lang w:eastAsia="zh-CN"/>
                </w:rPr>
                <w:lastRenderedPageBreak/>
                <w:drawing>
                  <wp:inline distT="0" distB="0" distL="0" distR="0" wp14:anchorId="59E5C901" wp14:editId="5F5D0D5E">
                    <wp:extent cx="5647173" cy="2243183"/>
                    <wp:effectExtent l="0" t="0" r="4445" b="5080"/>
                    <wp:docPr id="96946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4" name="图片 1" descr="图形用户界面, 应用程序&#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2782" cy="2253356"/>
                            </a:xfrm>
                            <a:prstGeom prst="rect">
                              <a:avLst/>
                            </a:prstGeom>
                          </pic:spPr>
                        </pic:pic>
                      </a:graphicData>
                    </a:graphic>
                  </wp:inline>
                </w:drawing>
              </w:r>
            </w:ins>
          </w:p>
          <w:p w14:paraId="29B5D439" w14:textId="262A4DE8" w:rsidR="009F0A9F" w:rsidRDefault="003A2D13" w:rsidP="003A2D13">
            <w:pPr>
              <w:autoSpaceDE w:val="0"/>
              <w:autoSpaceDN w:val="0"/>
              <w:adjustRightInd w:val="0"/>
              <w:spacing w:beforeLines="50" w:before="120"/>
              <w:ind w:left="714" w:right="522"/>
              <w:jc w:val="center"/>
              <w:outlineLvl w:val="0"/>
              <w:rPr>
                <w:rFonts w:eastAsia="PMingLiU"/>
                <w:sz w:val="22"/>
                <w:szCs w:val="22"/>
                <w:lang w:eastAsia="zh-CN"/>
              </w:rPr>
            </w:pPr>
            <w:r>
              <w:rPr>
                <w:rFonts w:eastAsia="PMingLiU" w:hint="eastAsia"/>
                <w:sz w:val="22"/>
                <w:szCs w:val="22"/>
                <w:lang w:eastAsia="zh-CN"/>
              </w:rPr>
              <w:t xml:space="preserve">Figure 1. </w:t>
            </w:r>
            <w:r w:rsidR="00BA2DDD" w:rsidRPr="00BA2DDD">
              <w:rPr>
                <w:rFonts w:eastAsia="PMingLiU"/>
                <w:sz w:val="22"/>
                <w:szCs w:val="22"/>
                <w:lang w:eastAsia="zh-CN"/>
              </w:rPr>
              <w:t xml:space="preserve">Spatial Intelligence Pipeline developed by HKUST </w:t>
            </w:r>
            <w:r w:rsidR="00C6615D">
              <w:rPr>
                <w:rFonts w:eastAsia="PMingLiU" w:hint="eastAsia"/>
                <w:sz w:val="22"/>
                <w:szCs w:val="22"/>
                <w:lang w:eastAsia="zh-CN"/>
              </w:rPr>
              <w:t>based on the Spatial Grounding System by HKUST (GZ)</w:t>
            </w:r>
            <w:r>
              <w:rPr>
                <w:rFonts w:eastAsia="PMingLiU" w:hint="eastAsia"/>
                <w:sz w:val="22"/>
                <w:szCs w:val="22"/>
                <w:lang w:eastAsia="zh-CN"/>
              </w:rPr>
              <w:t>.</w:t>
            </w:r>
          </w:p>
          <w:p w14:paraId="755F51E2" w14:textId="38658541" w:rsidR="003A2D13" w:rsidRPr="00CC38B7" w:rsidRDefault="003A2D13" w:rsidP="003A2D13">
            <w:pPr>
              <w:autoSpaceDE w:val="0"/>
              <w:autoSpaceDN w:val="0"/>
              <w:adjustRightInd w:val="0"/>
              <w:spacing w:beforeLines="50" w:before="120"/>
              <w:ind w:left="714" w:right="522"/>
              <w:jc w:val="center"/>
              <w:outlineLvl w:val="0"/>
              <w:rPr>
                <w:rFonts w:eastAsia="PMingLiU"/>
                <w:sz w:val="22"/>
                <w:szCs w:val="22"/>
                <w:lang w:eastAsia="zh-CN"/>
              </w:rPr>
            </w:pPr>
            <w:r>
              <w:rPr>
                <w:rFonts w:eastAsia="PMingLiU" w:hint="eastAsia"/>
                <w:sz w:val="22"/>
                <w:szCs w:val="22"/>
                <w:lang w:eastAsia="zh-CN"/>
              </w:rPr>
              <w:t xml:space="preserve"> </w:t>
            </w:r>
          </w:p>
          <w:p w14:paraId="28AD86C2" w14:textId="77777777" w:rsidR="00BC7C6E" w:rsidRPr="001A5AF9" w:rsidRDefault="00BC7C6E" w:rsidP="00BC7C6E">
            <w:pPr>
              <w:autoSpaceDE w:val="0"/>
              <w:autoSpaceDN w:val="0"/>
              <w:adjustRightInd w:val="0"/>
              <w:ind w:right="520"/>
              <w:jc w:val="both"/>
              <w:outlineLvl w:val="0"/>
              <w:rPr>
                <w:rFonts w:eastAsia="PMingLiU"/>
                <w:b/>
                <w:bCs/>
                <w:lang w:eastAsia="zh-CN"/>
              </w:rPr>
            </w:pPr>
            <w:r w:rsidRPr="001A5AF9">
              <w:rPr>
                <w:rFonts w:eastAsia="PMingLiU"/>
                <w:b/>
                <w:bCs/>
                <w:lang w:eastAsia="zh-CN"/>
              </w:rPr>
              <w:t>Activities</w:t>
            </w:r>
          </w:p>
          <w:p w14:paraId="2309ACDB" w14:textId="77777777" w:rsidR="007D3202" w:rsidRPr="0079413C" w:rsidRDefault="00E84CDE" w:rsidP="0022272C">
            <w:pPr>
              <w:pStyle w:val="aa"/>
              <w:numPr>
                <w:ilvl w:val="0"/>
                <w:numId w:val="37"/>
              </w:numPr>
              <w:spacing w:beforeLines="50" w:before="120" w:afterLines="50" w:after="120"/>
              <w:ind w:left="442" w:hanging="442"/>
              <w:jc w:val="both"/>
              <w:rPr>
                <w:rFonts w:eastAsia="宋体"/>
                <w:sz w:val="22"/>
                <w:szCs w:val="22"/>
                <w:lang w:eastAsia="zh-CN"/>
              </w:rPr>
            </w:pPr>
            <w:r w:rsidRPr="0079413C">
              <w:rPr>
                <w:rFonts w:eastAsia="宋体"/>
                <w:sz w:val="22"/>
                <w:szCs w:val="22"/>
                <w:lang w:eastAsia="zh-CN"/>
              </w:rPr>
              <w:t>Design and refine a library of spatial operators and a semantic parser that translate natural-language requests into typed spatial predicates on top of the HKUST(GZ) spatial backbone</w:t>
            </w:r>
          </w:p>
          <w:p w14:paraId="2B6C7EA5" w14:textId="77777777" w:rsidR="00901841" w:rsidRPr="0079413C" w:rsidRDefault="00E84CDE" w:rsidP="0022272C">
            <w:pPr>
              <w:pStyle w:val="aa"/>
              <w:numPr>
                <w:ilvl w:val="0"/>
                <w:numId w:val="37"/>
              </w:numPr>
              <w:spacing w:beforeLines="50" w:before="120" w:afterLines="50" w:after="120"/>
              <w:ind w:left="442" w:hanging="442"/>
              <w:jc w:val="both"/>
              <w:rPr>
                <w:rFonts w:eastAsia="宋体"/>
                <w:sz w:val="22"/>
                <w:szCs w:val="22"/>
                <w:lang w:eastAsia="zh-CN"/>
              </w:rPr>
            </w:pPr>
            <w:r w:rsidRPr="0079413C">
              <w:rPr>
                <w:rFonts w:eastAsia="宋体"/>
                <w:sz w:val="22"/>
                <w:szCs w:val="22"/>
                <w:lang w:eastAsia="zh-CN"/>
              </w:rPr>
              <w:t>Develop and test a constraint-graph–based reasoning engine and plan search methods that can handle multiple heterogeneous constraints on real urban networks.</w:t>
            </w:r>
          </w:p>
          <w:p w14:paraId="6F4C36D0" w14:textId="3B9DAFC2" w:rsidR="00E84CDE" w:rsidRPr="00D55FB9" w:rsidRDefault="00E84CDE" w:rsidP="0022272C">
            <w:pPr>
              <w:pStyle w:val="aa"/>
              <w:numPr>
                <w:ilvl w:val="0"/>
                <w:numId w:val="37"/>
              </w:numPr>
              <w:spacing w:beforeLines="50" w:before="120" w:afterLines="50" w:after="120"/>
              <w:ind w:left="442" w:hanging="442"/>
              <w:jc w:val="both"/>
              <w:rPr>
                <w:rFonts w:eastAsia="宋体"/>
                <w:sz w:val="22"/>
                <w:szCs w:val="22"/>
                <w:lang w:eastAsia="zh-CN"/>
              </w:rPr>
            </w:pPr>
            <w:r w:rsidRPr="0079413C">
              <w:rPr>
                <w:rFonts w:eastAsia="宋体"/>
                <w:sz w:val="22"/>
                <w:szCs w:val="22"/>
                <w:lang w:eastAsia="zh-CN"/>
              </w:rPr>
              <w:t>Integrate and evaluate trajectory and explanation generation modules, running end-to-end experiments on realistic city scenarios to assess constraint satisfaction, realism, and usability, and iteratively improve the overall pipeline</w:t>
            </w:r>
            <w:r w:rsidRPr="00D55FB9">
              <w:rPr>
                <w:rFonts w:eastAsia="宋体"/>
                <w:sz w:val="22"/>
                <w:szCs w:val="22"/>
                <w:lang w:eastAsia="zh-CN"/>
              </w:rPr>
              <w:t>.</w:t>
            </w:r>
          </w:p>
          <w:p w14:paraId="692080DF" w14:textId="77777777" w:rsidR="004E114B" w:rsidRPr="00CC38B7" w:rsidRDefault="004E114B" w:rsidP="00D55FB9">
            <w:pPr>
              <w:autoSpaceDE w:val="0"/>
              <w:autoSpaceDN w:val="0"/>
              <w:adjustRightInd w:val="0"/>
              <w:spacing w:beforeLines="50" w:before="120"/>
              <w:ind w:right="522"/>
              <w:jc w:val="both"/>
              <w:outlineLvl w:val="0"/>
              <w:rPr>
                <w:i/>
                <w:iCs/>
                <w:sz w:val="22"/>
                <w:szCs w:val="22"/>
                <w:lang w:eastAsia="zh-CN"/>
              </w:rPr>
            </w:pPr>
          </w:p>
        </w:tc>
      </w:tr>
    </w:tbl>
    <w:p w14:paraId="0B74F8D4" w14:textId="77777777" w:rsidR="005E51D8" w:rsidRPr="005E51D8" w:rsidRDefault="005E51D8" w:rsidP="005E51D8">
      <w:pPr>
        <w:autoSpaceDE w:val="0"/>
        <w:autoSpaceDN w:val="0"/>
        <w:adjustRightInd w:val="0"/>
        <w:ind w:left="360" w:right="520"/>
        <w:jc w:val="both"/>
        <w:outlineLvl w:val="0"/>
        <w:rPr>
          <w:rFonts w:ascii="Calibri" w:eastAsia="PMingLiU" w:hAnsi="Calibri" w:cs="Calibri"/>
          <w:b/>
          <w:bCs/>
          <w:sz w:val="22"/>
          <w:szCs w:val="22"/>
          <w:u w:val="single"/>
        </w:rPr>
      </w:pPr>
    </w:p>
    <w:p w14:paraId="09AD5BCE" w14:textId="615B6D17" w:rsidR="00172463" w:rsidRPr="00B83D35" w:rsidRDefault="00172463" w:rsidP="00610B01">
      <w:pPr>
        <w:numPr>
          <w:ilvl w:val="0"/>
          <w:numId w:val="1"/>
        </w:numPr>
        <w:autoSpaceDE w:val="0"/>
        <w:autoSpaceDN w:val="0"/>
        <w:adjustRightInd w:val="0"/>
        <w:ind w:right="520"/>
        <w:jc w:val="both"/>
        <w:outlineLvl w:val="0"/>
        <w:rPr>
          <w:rFonts w:ascii="Calibri" w:eastAsia="PMingLiU" w:hAnsi="Calibri" w:cs="Calibri"/>
          <w:b/>
          <w:bCs/>
          <w:sz w:val="22"/>
          <w:szCs w:val="22"/>
          <w:u w:val="single"/>
        </w:rPr>
      </w:pPr>
      <w:r>
        <w:rPr>
          <w:rFonts w:ascii="Calibri" w:eastAsia="PMingLiU" w:hAnsi="Calibri" w:cs="Calibri"/>
          <w:b/>
          <w:bCs/>
          <w:sz w:val="22"/>
          <w:szCs w:val="22"/>
        </w:rPr>
        <w:t>Project Deliverables</w:t>
      </w:r>
      <w:r w:rsidR="00BF06A0">
        <w:rPr>
          <w:rFonts w:ascii="Calibri" w:eastAsia="PMingLiU" w:hAnsi="Calibri" w:cs="Calibri"/>
          <w:b/>
          <w:bCs/>
          <w:sz w:val="22"/>
          <w:szCs w:val="22"/>
        </w:rPr>
        <w:t xml:space="preserve"> </w:t>
      </w:r>
    </w:p>
    <w:p w14:paraId="7F5AB2DD" w14:textId="77777777" w:rsidR="00B83D35" w:rsidRDefault="00B83D35" w:rsidP="00B83D35">
      <w:pPr>
        <w:autoSpaceDE w:val="0"/>
        <w:autoSpaceDN w:val="0"/>
        <w:adjustRightInd w:val="0"/>
        <w:ind w:left="360" w:right="520"/>
        <w:jc w:val="both"/>
        <w:outlineLvl w:val="0"/>
        <w:rPr>
          <w:rFonts w:ascii="Calibri" w:eastAsia="PMingLiU" w:hAnsi="Calibri" w:cs="Calibri"/>
          <w:sz w:val="22"/>
          <w:szCs w:val="22"/>
        </w:rPr>
      </w:pPr>
    </w:p>
    <w:p w14:paraId="20C62A95" w14:textId="2BFE8868" w:rsidR="00B83D35" w:rsidRDefault="00B83D35" w:rsidP="00BD64A9">
      <w:pPr>
        <w:autoSpaceDE w:val="0"/>
        <w:autoSpaceDN w:val="0"/>
        <w:adjustRightInd w:val="0"/>
        <w:ind w:right="522"/>
        <w:jc w:val="both"/>
        <w:outlineLvl w:val="0"/>
        <w:rPr>
          <w:rFonts w:ascii="Calibri" w:eastAsia="PMingLiU" w:hAnsi="Calibri" w:cs="Calibri"/>
          <w:sz w:val="22"/>
          <w:szCs w:val="22"/>
        </w:rPr>
      </w:pPr>
      <w:r>
        <w:rPr>
          <w:rFonts w:ascii="Calibri" w:eastAsia="PMingLiU" w:hAnsi="Calibri" w:cs="Calibri"/>
          <w:sz w:val="22"/>
          <w:szCs w:val="22"/>
        </w:rPr>
        <w:t xml:space="preserve">Please provide </w:t>
      </w:r>
      <w:r w:rsidR="00135A0A">
        <w:rPr>
          <w:rFonts w:ascii="Calibri" w:eastAsia="PMingLiU" w:hAnsi="Calibri" w:cs="Calibri"/>
          <w:sz w:val="22"/>
          <w:szCs w:val="22"/>
        </w:rPr>
        <w:t xml:space="preserve">details of the </w:t>
      </w:r>
      <w:r w:rsidR="00186317">
        <w:rPr>
          <w:rFonts w:ascii="Calibri" w:eastAsia="PMingLiU" w:hAnsi="Calibri" w:cs="Calibri"/>
          <w:sz w:val="22"/>
          <w:szCs w:val="22"/>
        </w:rPr>
        <w:t xml:space="preserve">project deliverables </w:t>
      </w:r>
      <w:r w:rsidR="00135A0A" w:rsidRPr="00DA3CF2">
        <w:rPr>
          <w:rFonts w:ascii="Calibri" w:eastAsia="PMingLiU" w:hAnsi="Calibri" w:cs="Calibri"/>
          <w:sz w:val="22"/>
          <w:szCs w:val="22"/>
        </w:rPr>
        <w:t>following</w:t>
      </w:r>
      <w:r w:rsidR="00186317">
        <w:rPr>
          <w:rFonts w:ascii="Calibri" w:eastAsia="PMingLiU" w:hAnsi="Calibri" w:cs="Calibri"/>
          <w:sz w:val="22"/>
          <w:szCs w:val="22"/>
        </w:rPr>
        <w:t xml:space="preserve"> the </w:t>
      </w:r>
      <w:r w:rsidR="004A2D6F">
        <w:rPr>
          <w:rFonts w:ascii="Calibri" w:eastAsia="PMingLiU" w:hAnsi="Calibri" w:cs="Calibri"/>
          <w:sz w:val="22"/>
          <w:szCs w:val="22"/>
        </w:rPr>
        <w:t>Expected Deliverables</w:t>
      </w:r>
      <w:r w:rsidR="00186317">
        <w:rPr>
          <w:rFonts w:ascii="Calibri" w:eastAsia="PMingLiU" w:hAnsi="Calibri" w:cs="Calibri"/>
          <w:sz w:val="22"/>
          <w:szCs w:val="22"/>
        </w:rPr>
        <w:t xml:space="preserve"> set forth </w:t>
      </w:r>
      <w:r w:rsidR="00854639">
        <w:rPr>
          <w:rFonts w:ascii="Calibri" w:eastAsia="PMingLiU" w:hAnsi="Calibri" w:cs="Calibri"/>
          <w:sz w:val="22"/>
          <w:szCs w:val="22"/>
        </w:rPr>
        <w:t xml:space="preserve">for </w:t>
      </w:r>
      <w:r w:rsidR="004A2D6F">
        <w:rPr>
          <w:rFonts w:ascii="Calibri" w:eastAsia="PMingLiU" w:hAnsi="Calibri" w:cs="Calibri"/>
          <w:sz w:val="22"/>
          <w:szCs w:val="22"/>
        </w:rPr>
        <w:t xml:space="preserve">Project </w:t>
      </w:r>
      <w:r w:rsidR="00BD64A9">
        <w:rPr>
          <w:rFonts w:ascii="Calibri" w:eastAsia="DengXian" w:hAnsi="Calibri" w:cs="Calibri"/>
          <w:sz w:val="22"/>
          <w:szCs w:val="22"/>
          <w:lang w:eastAsia="zh-CN"/>
        </w:rPr>
        <w:t>Types</w:t>
      </w:r>
      <w:r w:rsidR="00B35B0A">
        <w:rPr>
          <w:rFonts w:ascii="Calibri" w:eastAsia="DengXian" w:hAnsi="Calibri" w:cs="Calibri" w:hint="eastAsia"/>
          <w:sz w:val="22"/>
          <w:szCs w:val="22"/>
          <w:lang w:eastAsia="zh-CN"/>
        </w:rPr>
        <w:t xml:space="preserve"> </w:t>
      </w:r>
      <w:r w:rsidR="004A2D6F">
        <w:rPr>
          <w:rFonts w:ascii="Calibri" w:eastAsia="DengXian" w:hAnsi="Calibri" w:cs="Calibri"/>
          <w:sz w:val="22"/>
          <w:szCs w:val="22"/>
          <w:lang w:eastAsia="zh-CN"/>
        </w:rPr>
        <w:t>(</w:t>
      </w:r>
      <w:r w:rsidR="00B35B0A">
        <w:rPr>
          <w:rFonts w:ascii="Calibri" w:eastAsia="DengXian" w:hAnsi="Calibri" w:cs="Calibri" w:hint="eastAsia"/>
          <w:sz w:val="22"/>
          <w:szCs w:val="22"/>
          <w:lang w:eastAsia="zh-CN"/>
        </w:rPr>
        <w:t>A</w:t>
      </w:r>
      <w:r w:rsidR="004A2D6F">
        <w:rPr>
          <w:rFonts w:ascii="Calibri" w:eastAsia="DengXian" w:hAnsi="Calibri" w:cs="Calibri"/>
          <w:sz w:val="22"/>
          <w:szCs w:val="22"/>
          <w:lang w:eastAsia="zh-CN"/>
        </w:rPr>
        <w:t>)</w:t>
      </w:r>
      <w:r w:rsidR="00121508" w:rsidRPr="00121508">
        <w:rPr>
          <w:rFonts w:ascii="Calibri" w:eastAsia="PMingLiU" w:hAnsi="Calibri" w:cs="Calibri"/>
          <w:sz w:val="22"/>
          <w:szCs w:val="22"/>
        </w:rPr>
        <w:t xml:space="preserve"> </w:t>
      </w:r>
      <w:r w:rsidR="00D669BA">
        <w:rPr>
          <w:rFonts w:ascii="Calibri" w:eastAsia="DengXian" w:hAnsi="Calibri" w:cs="Calibri" w:hint="eastAsia"/>
          <w:sz w:val="22"/>
          <w:szCs w:val="22"/>
          <w:lang w:eastAsia="zh-CN"/>
        </w:rPr>
        <w:t xml:space="preserve">and </w:t>
      </w:r>
      <w:r w:rsidR="004A2D6F">
        <w:rPr>
          <w:rFonts w:ascii="Calibri" w:eastAsia="DengXian" w:hAnsi="Calibri" w:cs="Calibri"/>
          <w:sz w:val="22"/>
          <w:szCs w:val="22"/>
          <w:lang w:eastAsia="zh-CN"/>
        </w:rPr>
        <w:t>(</w:t>
      </w:r>
      <w:r w:rsidR="00B35B0A">
        <w:rPr>
          <w:rFonts w:ascii="Calibri" w:eastAsia="DengXian" w:hAnsi="Calibri" w:cs="Calibri" w:hint="eastAsia"/>
          <w:sz w:val="22"/>
          <w:szCs w:val="22"/>
          <w:lang w:eastAsia="zh-CN"/>
        </w:rPr>
        <w:t>B</w:t>
      </w:r>
      <w:r w:rsidR="004A2D6F">
        <w:rPr>
          <w:rFonts w:ascii="Calibri" w:eastAsia="DengXian" w:hAnsi="Calibri" w:cs="Calibri"/>
          <w:sz w:val="22"/>
          <w:szCs w:val="22"/>
          <w:lang w:eastAsia="zh-CN"/>
        </w:rPr>
        <w:t>)</w:t>
      </w:r>
      <w:r w:rsidR="00102973">
        <w:rPr>
          <w:rFonts w:ascii="Calibri" w:eastAsia="DengXian" w:hAnsi="Calibri" w:cs="Calibri"/>
          <w:sz w:val="22"/>
          <w:szCs w:val="22"/>
          <w:lang w:eastAsia="zh-CN"/>
        </w:rPr>
        <w:t>,</w:t>
      </w:r>
      <w:r w:rsidR="00B35B0A">
        <w:rPr>
          <w:rFonts w:ascii="Calibri" w:eastAsia="DengXian" w:hAnsi="Calibri" w:cs="Calibri" w:hint="eastAsia"/>
          <w:sz w:val="22"/>
          <w:szCs w:val="22"/>
          <w:lang w:eastAsia="zh-CN"/>
        </w:rPr>
        <w:t xml:space="preserve"> </w:t>
      </w:r>
      <w:r w:rsidR="00186317">
        <w:rPr>
          <w:rFonts w:ascii="Calibri" w:eastAsia="PMingLiU" w:hAnsi="Calibri" w:cs="Calibri"/>
          <w:sz w:val="22"/>
          <w:szCs w:val="22"/>
        </w:rPr>
        <w:t>respectively.</w:t>
      </w:r>
    </w:p>
    <w:p w14:paraId="2EC5AFB2" w14:textId="77777777" w:rsidR="00D01B3C" w:rsidRDefault="00D01B3C" w:rsidP="00B35B0A">
      <w:pPr>
        <w:autoSpaceDE w:val="0"/>
        <w:autoSpaceDN w:val="0"/>
        <w:adjustRightInd w:val="0"/>
        <w:ind w:left="110" w:right="520" w:hangingChars="50" w:hanging="110"/>
        <w:jc w:val="both"/>
        <w:outlineLvl w:val="0"/>
        <w:rPr>
          <w:rFonts w:ascii="Calibri" w:eastAsia="PMingLiU" w:hAnsi="Calibri" w:cs="Calibri"/>
          <w:sz w:val="22"/>
          <w:szCs w:val="22"/>
        </w:rPr>
      </w:pPr>
    </w:p>
    <w:p w14:paraId="711C8958" w14:textId="276926B7" w:rsidR="006732D4" w:rsidRDefault="006732D4" w:rsidP="00741C31">
      <w:pPr>
        <w:autoSpaceDE w:val="0"/>
        <w:autoSpaceDN w:val="0"/>
        <w:adjustRightInd w:val="0"/>
        <w:ind w:left="112" w:right="520" w:hangingChars="50" w:hanging="112"/>
        <w:jc w:val="center"/>
        <w:outlineLvl w:val="0"/>
        <w:rPr>
          <w:rFonts w:ascii="Calibri" w:eastAsia="PMingLiU" w:hAnsi="Calibri" w:cs="Calibri"/>
          <w:b/>
          <w:sz w:val="22"/>
          <w:szCs w:val="22"/>
        </w:rPr>
      </w:pPr>
      <w:r w:rsidRPr="00DA3CF2">
        <w:rPr>
          <w:rFonts w:ascii="Calibri" w:eastAsia="PMingLiU" w:hAnsi="Calibri" w:cs="Calibri"/>
          <w:b/>
          <w:sz w:val="22"/>
          <w:szCs w:val="22"/>
        </w:rPr>
        <w:t xml:space="preserve">Project Type </w:t>
      </w:r>
      <w:r w:rsidR="00365821" w:rsidRPr="00DA3CF2">
        <w:rPr>
          <w:rFonts w:ascii="Calibri" w:eastAsia="DengXian" w:hAnsi="Calibri" w:cs="Calibri"/>
          <w:b/>
          <w:sz w:val="22"/>
          <w:szCs w:val="22"/>
          <w:lang w:eastAsia="zh-CN"/>
        </w:rPr>
        <w:t>(</w:t>
      </w:r>
      <w:r w:rsidR="007C252C" w:rsidRPr="00DA3CF2">
        <w:rPr>
          <w:rFonts w:ascii="Calibri" w:eastAsia="DengXian" w:hAnsi="Calibri" w:cs="Calibri"/>
          <w:b/>
          <w:sz w:val="22"/>
          <w:szCs w:val="22"/>
          <w:lang w:eastAsia="zh-CN"/>
        </w:rPr>
        <w:t>A)</w:t>
      </w:r>
      <w:r w:rsidR="007C252C" w:rsidRPr="00DA3CF2">
        <w:rPr>
          <w:rFonts w:ascii="Calibri" w:eastAsia="DengXian" w:hAnsi="Calibri" w:cs="Calibri"/>
          <w:sz w:val="22"/>
          <w:szCs w:val="22"/>
          <w:lang w:eastAsia="zh-CN"/>
        </w:rPr>
        <w:t xml:space="preserve"> –</w:t>
      </w:r>
      <w:r w:rsidRPr="00DA3CF2">
        <w:rPr>
          <w:rFonts w:ascii="Calibri" w:eastAsia="PMingLiU" w:hAnsi="Calibri" w:cs="Calibri"/>
          <w:b/>
          <w:sz w:val="22"/>
          <w:szCs w:val="22"/>
        </w:rPr>
        <w:t xml:space="preserve"> Required Deliverables</w:t>
      </w:r>
    </w:p>
    <w:p w14:paraId="507EC676" w14:textId="77777777" w:rsidR="000B1271" w:rsidRPr="00DA3CF2" w:rsidRDefault="000B1271" w:rsidP="00741C31">
      <w:pPr>
        <w:autoSpaceDE w:val="0"/>
        <w:autoSpaceDN w:val="0"/>
        <w:adjustRightInd w:val="0"/>
        <w:ind w:left="112" w:right="520" w:hangingChars="50" w:hanging="112"/>
        <w:jc w:val="center"/>
        <w:outlineLvl w:val="0"/>
        <w:rPr>
          <w:rFonts w:ascii="Calibri" w:eastAsia="PMingLiU" w:hAnsi="Calibri" w:cs="Calibri"/>
          <w:b/>
          <w:sz w:val="22"/>
          <w:szCs w:val="22"/>
        </w:rPr>
      </w:pPr>
    </w:p>
    <w:p w14:paraId="31B0F190" w14:textId="52A93C20" w:rsidR="00D01B3C" w:rsidRPr="00DA3CF2" w:rsidRDefault="00846CC8" w:rsidP="00846CC8">
      <w:pPr>
        <w:autoSpaceDE w:val="0"/>
        <w:autoSpaceDN w:val="0"/>
        <w:adjustRightInd w:val="0"/>
        <w:ind w:left="110" w:right="520" w:hangingChars="50" w:hanging="110"/>
        <w:jc w:val="center"/>
        <w:outlineLvl w:val="0"/>
        <w:rPr>
          <w:rFonts w:asciiTheme="majorHAnsi" w:eastAsia="PMingLiU" w:hAnsiTheme="majorHAnsi" w:cstheme="majorHAnsi"/>
          <w:i/>
          <w:sz w:val="22"/>
          <w:szCs w:val="22"/>
        </w:rPr>
      </w:pPr>
      <w:r w:rsidRPr="00DA3CF2">
        <w:rPr>
          <w:rFonts w:asciiTheme="majorHAnsi" w:eastAsia="PMingLiU" w:hAnsiTheme="majorHAnsi" w:cstheme="majorHAnsi"/>
          <w:i/>
          <w:sz w:val="22"/>
          <w:szCs w:val="22"/>
          <w:highlight w:val="lightGray"/>
        </w:rPr>
        <w:t xml:space="preserve">-----------------      </w:t>
      </w:r>
      <w:r w:rsidR="006732D4" w:rsidRPr="00DA3CF2">
        <w:rPr>
          <w:rFonts w:asciiTheme="majorHAnsi" w:eastAsia="PMingLiU" w:hAnsiTheme="majorHAnsi" w:cstheme="majorHAnsi"/>
          <w:i/>
          <w:sz w:val="22"/>
          <w:szCs w:val="22"/>
          <w:highlight w:val="lightGray"/>
        </w:rPr>
        <w:t xml:space="preserve">Complete this section only if you are applying for Project Type </w:t>
      </w:r>
      <w:r w:rsidR="0003543B">
        <w:rPr>
          <w:rFonts w:asciiTheme="majorHAnsi" w:eastAsia="PMingLiU" w:hAnsiTheme="majorHAnsi" w:cstheme="majorHAnsi"/>
          <w:i/>
          <w:sz w:val="22"/>
          <w:szCs w:val="22"/>
          <w:highlight w:val="lightGray"/>
        </w:rPr>
        <w:t>(</w:t>
      </w:r>
      <w:r w:rsidR="006732D4" w:rsidRPr="00DA3CF2">
        <w:rPr>
          <w:rFonts w:asciiTheme="majorHAnsi" w:eastAsia="PMingLiU" w:hAnsiTheme="majorHAnsi" w:cstheme="majorHAnsi"/>
          <w:i/>
          <w:sz w:val="22"/>
          <w:szCs w:val="22"/>
          <w:highlight w:val="lightGray"/>
        </w:rPr>
        <w:t>A</w:t>
      </w:r>
      <w:r w:rsidR="0003543B">
        <w:rPr>
          <w:rFonts w:asciiTheme="majorHAnsi" w:eastAsia="PMingLiU" w:hAnsiTheme="majorHAnsi" w:cstheme="majorHAnsi"/>
          <w:i/>
          <w:sz w:val="22"/>
          <w:szCs w:val="22"/>
          <w:highlight w:val="lightGray"/>
        </w:rPr>
        <w:t>)</w:t>
      </w:r>
      <w:r w:rsidR="006732D4" w:rsidRPr="00DA3CF2">
        <w:rPr>
          <w:rFonts w:asciiTheme="majorHAnsi" w:eastAsia="PMingLiU" w:hAnsiTheme="majorHAnsi" w:cstheme="majorHAnsi"/>
          <w:i/>
          <w:sz w:val="22"/>
          <w:szCs w:val="22"/>
          <w:highlight w:val="lightGray"/>
        </w:rPr>
        <w:t>.</w:t>
      </w:r>
      <w:r w:rsidR="005B477E" w:rsidRPr="00DA3CF2">
        <w:rPr>
          <w:rFonts w:asciiTheme="majorHAnsi" w:eastAsia="PMingLiU" w:hAnsiTheme="majorHAnsi" w:cstheme="majorHAnsi"/>
          <w:i/>
          <w:sz w:val="22"/>
          <w:szCs w:val="22"/>
          <w:highlight w:val="lightGray"/>
        </w:rPr>
        <w:t xml:space="preserve">      </w:t>
      </w:r>
      <w:r w:rsidRPr="00DA3CF2">
        <w:rPr>
          <w:rFonts w:asciiTheme="majorHAnsi" w:eastAsia="PMingLiU" w:hAnsiTheme="majorHAnsi" w:cstheme="majorHAnsi"/>
          <w:i/>
          <w:sz w:val="22"/>
          <w:szCs w:val="22"/>
          <w:highlight w:val="lightGray"/>
        </w:rPr>
        <w:t>-----------------</w:t>
      </w:r>
    </w:p>
    <w:p w14:paraId="1494C775" w14:textId="77777777" w:rsidR="006732D4" w:rsidRPr="00DA3CF2" w:rsidRDefault="006732D4" w:rsidP="00325417">
      <w:pPr>
        <w:autoSpaceDE w:val="0"/>
        <w:autoSpaceDN w:val="0"/>
        <w:adjustRightInd w:val="0"/>
        <w:ind w:right="520"/>
        <w:outlineLvl w:val="0"/>
        <w:rPr>
          <w:rFonts w:ascii="Calibri" w:eastAsia="PMingLiU" w:hAnsi="Calibri" w:cs="Calibri"/>
          <w:sz w:val="22"/>
          <w:szCs w:val="22"/>
        </w:rPr>
      </w:pPr>
    </w:p>
    <w:p w14:paraId="75C4204B" w14:textId="713F901C" w:rsidR="00325417" w:rsidRPr="00DA3CF2" w:rsidRDefault="00325417" w:rsidP="00610B01">
      <w:pPr>
        <w:pStyle w:val="aa"/>
        <w:numPr>
          <w:ilvl w:val="1"/>
          <w:numId w:val="1"/>
        </w:numPr>
        <w:autoSpaceDE w:val="0"/>
        <w:autoSpaceDN w:val="0"/>
        <w:adjustRightInd w:val="0"/>
        <w:ind w:left="709" w:right="520"/>
        <w:outlineLvl w:val="0"/>
        <w:rPr>
          <w:rFonts w:asciiTheme="minorHAnsi" w:eastAsia="PMingLiU" w:hAnsiTheme="minorHAnsi" w:cstheme="minorBidi"/>
          <w:sz w:val="22"/>
          <w:szCs w:val="22"/>
        </w:rPr>
      </w:pPr>
      <w:r w:rsidRPr="00DA3CF2">
        <w:rPr>
          <w:rFonts w:asciiTheme="minorHAnsi" w:hAnsiTheme="minorHAnsi" w:cstheme="minorBidi"/>
          <w:sz w:val="22"/>
          <w:szCs w:val="22"/>
        </w:rPr>
        <w:t xml:space="preserve">Plans </w:t>
      </w:r>
      <w:r w:rsidR="005B477E" w:rsidRPr="00DA3CF2">
        <w:rPr>
          <w:rFonts w:asciiTheme="minorHAnsi" w:hAnsiTheme="minorHAnsi" w:cstheme="minorBidi"/>
          <w:sz w:val="22"/>
          <w:szCs w:val="22"/>
        </w:rPr>
        <w:t>for</w:t>
      </w:r>
      <w:r w:rsidRPr="00DA3CF2">
        <w:rPr>
          <w:rFonts w:asciiTheme="minorHAnsi" w:hAnsiTheme="minorHAnsi" w:cstheme="minorBidi"/>
          <w:sz w:val="22"/>
          <w:szCs w:val="22"/>
        </w:rPr>
        <w:t xml:space="preserve"> </w:t>
      </w:r>
      <w:r w:rsidR="00102973">
        <w:rPr>
          <w:rFonts w:asciiTheme="minorHAnsi" w:hAnsiTheme="minorHAnsi" w:cstheme="minorBidi"/>
          <w:sz w:val="22"/>
          <w:szCs w:val="22"/>
        </w:rPr>
        <w:t>theme-based</w:t>
      </w:r>
      <w:r w:rsidRPr="00DA3CF2">
        <w:rPr>
          <w:rFonts w:asciiTheme="minorHAnsi" w:hAnsiTheme="minorHAnsi" w:cstheme="minorBidi"/>
          <w:sz w:val="22"/>
          <w:szCs w:val="22"/>
        </w:rPr>
        <w:t xml:space="preserve"> and collaborative workshops and/or symposi</w:t>
      </w:r>
      <w:r w:rsidR="00840D6D">
        <w:rPr>
          <w:rFonts w:asciiTheme="minorHAnsi" w:hAnsiTheme="minorHAnsi" w:cstheme="minorBidi"/>
          <w:sz w:val="22"/>
          <w:szCs w:val="22"/>
        </w:rPr>
        <w:t>a</w:t>
      </w:r>
      <w:r w:rsidRPr="00DA3CF2">
        <w:rPr>
          <w:rFonts w:asciiTheme="minorHAnsi" w:hAnsiTheme="minorHAnsi" w:cstheme="minorBidi"/>
          <w:sz w:val="22"/>
          <w:szCs w:val="22"/>
        </w:rPr>
        <w:t xml:space="preserve">, </w:t>
      </w:r>
      <w:r w:rsidRPr="00DA3CF2">
        <w:rPr>
          <w:rFonts w:ascii="Calibri" w:hAnsi="Calibri" w:cs="Calibri"/>
          <w:sz w:val="22"/>
          <w:szCs w:val="22"/>
        </w:rPr>
        <w:t xml:space="preserve">one on each campus, to be held </w:t>
      </w:r>
      <w:r w:rsidRPr="00DA3CF2">
        <w:rPr>
          <w:rFonts w:ascii="Calibri" w:hAnsi="Calibri" w:cs="Calibri"/>
          <w:b/>
          <w:sz w:val="22"/>
          <w:szCs w:val="22"/>
          <w:u w:val="single"/>
        </w:rPr>
        <w:t>within</w:t>
      </w:r>
      <w:r w:rsidRPr="00DA3CF2">
        <w:rPr>
          <w:rFonts w:ascii="Calibri" w:hAnsi="Calibri" w:cs="Calibri"/>
          <w:sz w:val="22"/>
          <w:szCs w:val="22"/>
        </w:rPr>
        <w:t xml:space="preserve"> </w:t>
      </w:r>
      <w:r w:rsidR="003B0109" w:rsidRPr="00DA3CF2">
        <w:rPr>
          <w:rFonts w:ascii="Calibri" w:hAnsi="Calibri" w:cs="Calibri"/>
          <w:sz w:val="22"/>
          <w:szCs w:val="22"/>
        </w:rPr>
        <w:t>P</w:t>
      </w:r>
      <w:r w:rsidRPr="00DA3CF2">
        <w:rPr>
          <w:rFonts w:ascii="Calibri" w:hAnsi="Calibri" w:cs="Calibri"/>
          <w:sz w:val="22"/>
          <w:szCs w:val="22"/>
        </w:rPr>
        <w:t xml:space="preserve">roject </w:t>
      </w:r>
      <w:r w:rsidR="003B0109" w:rsidRPr="00DA3CF2">
        <w:rPr>
          <w:rFonts w:ascii="Calibri" w:hAnsi="Calibri" w:cs="Calibri"/>
          <w:sz w:val="22"/>
          <w:szCs w:val="22"/>
        </w:rPr>
        <w:t>Duration</w:t>
      </w:r>
      <w:r w:rsidRPr="00DA3CF2">
        <w:rPr>
          <w:rFonts w:ascii="Calibri" w:hAnsi="Calibri" w:cs="Calibri"/>
          <w:sz w:val="22"/>
          <w:szCs w:val="22"/>
        </w:rPr>
        <w:t xml:space="preserve"> </w:t>
      </w:r>
      <w:r w:rsidRPr="00DA3CF2">
        <w:rPr>
          <w:rFonts w:asciiTheme="majorHAnsi" w:eastAsia="PMingLiU" w:hAnsiTheme="majorHAnsi" w:cstheme="majorBidi"/>
          <w:i/>
          <w:sz w:val="22"/>
          <w:szCs w:val="22"/>
        </w:rPr>
        <w:t>(To inform the participants, scale, planned activities</w:t>
      </w:r>
      <w:r w:rsidR="00102973">
        <w:rPr>
          <w:rFonts w:asciiTheme="majorHAnsi" w:eastAsia="PMingLiU" w:hAnsiTheme="majorHAnsi" w:cstheme="majorBidi"/>
          <w:i/>
          <w:sz w:val="22"/>
          <w:szCs w:val="22"/>
        </w:rPr>
        <w:t>,</w:t>
      </w:r>
      <w:r w:rsidRPr="00DA3CF2">
        <w:rPr>
          <w:rFonts w:asciiTheme="majorHAnsi" w:eastAsia="PMingLiU" w:hAnsiTheme="majorHAnsi" w:cstheme="majorBidi"/>
          <w:i/>
          <w:sz w:val="22"/>
          <w:szCs w:val="22"/>
        </w:rPr>
        <w:t xml:space="preserve"> and expected outcome and impact).</w:t>
      </w:r>
    </w:p>
    <w:p w14:paraId="0017DFED" w14:textId="77777777" w:rsidR="00325417" w:rsidRPr="00DA3CF2" w:rsidRDefault="00325417" w:rsidP="00325417">
      <w:pPr>
        <w:autoSpaceDE w:val="0"/>
        <w:autoSpaceDN w:val="0"/>
        <w:adjustRightInd w:val="0"/>
        <w:ind w:left="360" w:right="520"/>
        <w:jc w:val="both"/>
        <w:outlineLvl w:val="0"/>
        <w:rPr>
          <w:rFonts w:ascii="Calibri" w:eastAsia="PMingLiU" w:hAnsi="Calibri" w:cs="Calibri"/>
          <w:b/>
          <w:sz w:val="22"/>
          <w:szCs w:val="22"/>
          <w:u w:val="single"/>
        </w:rPr>
      </w:pPr>
    </w:p>
    <w:p w14:paraId="2EF6322F" w14:textId="77777777" w:rsidR="00325417" w:rsidRPr="00DA3CF2" w:rsidRDefault="00325417" w:rsidP="00325417">
      <w:pPr>
        <w:autoSpaceDE w:val="0"/>
        <w:autoSpaceDN w:val="0"/>
        <w:adjustRightInd w:val="0"/>
        <w:ind w:right="520" w:firstLine="349"/>
        <w:jc w:val="both"/>
        <w:outlineLvl w:val="0"/>
        <w:rPr>
          <w:rFonts w:ascii="Calibri" w:eastAsia="PMingLiU" w:hAnsi="Calibri" w:cs="Calibri"/>
          <w:b/>
          <w:sz w:val="22"/>
          <w:szCs w:val="22"/>
        </w:rPr>
      </w:pPr>
      <w:r w:rsidRPr="00DA3CF2">
        <w:rPr>
          <w:rFonts w:ascii="Calibri" w:eastAsia="PMingLiU" w:hAnsi="Calibri" w:cs="Calibri"/>
          <w:b/>
          <w:sz w:val="22"/>
          <w:szCs w:val="22"/>
        </w:rPr>
        <w:t>On HKUST campus</w:t>
      </w:r>
    </w:p>
    <w:p w14:paraId="35EFF990" w14:textId="77777777" w:rsidR="00325417" w:rsidRPr="00DA3CF2" w:rsidRDefault="00325417" w:rsidP="00325417">
      <w:pPr>
        <w:autoSpaceDE w:val="0"/>
        <w:autoSpaceDN w:val="0"/>
        <w:adjustRightInd w:val="0"/>
        <w:ind w:left="360" w:right="520"/>
        <w:jc w:val="both"/>
        <w:outlineLvl w:val="0"/>
        <w:rPr>
          <w:rFonts w:ascii="Calibri" w:eastAsia="PMingLiU" w:hAnsi="Calibri" w:cs="Calibri"/>
          <w:b/>
          <w:sz w:val="22"/>
          <w:szCs w:val="22"/>
          <w:u w:val="single"/>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68"/>
        <w:gridCol w:w="3402"/>
        <w:gridCol w:w="3969"/>
      </w:tblGrid>
      <w:tr w:rsidR="002A66E2" w:rsidRPr="002A66E2" w14:paraId="78C1E279" w14:textId="77777777" w:rsidTr="000A3C25">
        <w:trPr>
          <w:trHeight w:val="257"/>
        </w:trPr>
        <w:tc>
          <w:tcPr>
            <w:tcW w:w="2268" w:type="dxa"/>
            <w:vAlign w:val="center"/>
          </w:tcPr>
          <w:p w14:paraId="5245CB2C" w14:textId="77777777" w:rsidR="00325417" w:rsidRPr="00DA3CF2" w:rsidRDefault="00325417" w:rsidP="000A3C25">
            <w:pPr>
              <w:autoSpaceDE w:val="0"/>
              <w:autoSpaceDN w:val="0"/>
              <w:adjustRightInd w:val="0"/>
              <w:jc w:val="center"/>
              <w:rPr>
                <w:rFonts w:ascii="Calibri" w:eastAsia="PMingLiU" w:hAnsi="Calibri" w:cs="Calibri"/>
                <w:sz w:val="20"/>
                <w:szCs w:val="20"/>
              </w:rPr>
            </w:pPr>
          </w:p>
        </w:tc>
        <w:tc>
          <w:tcPr>
            <w:tcW w:w="3402" w:type="dxa"/>
            <w:vAlign w:val="center"/>
          </w:tcPr>
          <w:p w14:paraId="5A904A39" w14:textId="3E5BE691"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Start Date</w:t>
            </w:r>
          </w:p>
        </w:tc>
        <w:tc>
          <w:tcPr>
            <w:tcW w:w="3969" w:type="dxa"/>
            <w:vAlign w:val="center"/>
          </w:tcPr>
          <w:p w14:paraId="6C7C547B" w14:textId="7F22B034"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End Date</w:t>
            </w:r>
          </w:p>
        </w:tc>
      </w:tr>
      <w:tr w:rsidR="002A66E2" w:rsidRPr="002A66E2" w14:paraId="17F31B1B" w14:textId="77777777" w:rsidTr="000A3C25">
        <w:trPr>
          <w:trHeight w:val="383"/>
        </w:trPr>
        <w:tc>
          <w:tcPr>
            <w:tcW w:w="2268" w:type="dxa"/>
            <w:vAlign w:val="center"/>
          </w:tcPr>
          <w:p w14:paraId="411A3C76"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Duration</w:t>
            </w:r>
          </w:p>
        </w:tc>
        <w:tc>
          <w:tcPr>
            <w:tcW w:w="3402" w:type="dxa"/>
            <w:vAlign w:val="center"/>
          </w:tcPr>
          <w:p w14:paraId="268E4220" w14:textId="01AADF8B" w:rsidR="00325417" w:rsidRPr="00DA3CF2" w:rsidRDefault="009F736A"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2026.7</w:t>
            </w:r>
          </w:p>
        </w:tc>
        <w:tc>
          <w:tcPr>
            <w:tcW w:w="3969" w:type="dxa"/>
            <w:vAlign w:val="center"/>
          </w:tcPr>
          <w:p w14:paraId="3A8B9580" w14:textId="7F2E7302" w:rsidR="00325417" w:rsidRPr="00DA3CF2" w:rsidRDefault="009F736A"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 xml:space="preserve">2026.7 </w:t>
            </w:r>
            <w:r>
              <w:rPr>
                <w:rFonts w:ascii="Calibri" w:eastAsia="DengXian" w:hAnsi="Calibri" w:cs="Calibri" w:hint="eastAsia"/>
                <w:sz w:val="20"/>
                <w:szCs w:val="20"/>
                <w:lang w:eastAsia="zh-CN"/>
              </w:rPr>
              <w:t>(one workday)</w:t>
            </w:r>
          </w:p>
        </w:tc>
      </w:tr>
      <w:tr w:rsidR="002A66E2" w:rsidRPr="002A66E2" w14:paraId="7A4A7BC5" w14:textId="77777777" w:rsidTr="000A3C25">
        <w:trPr>
          <w:trHeight w:val="383"/>
        </w:trPr>
        <w:tc>
          <w:tcPr>
            <w:tcW w:w="2268" w:type="dxa"/>
            <w:vAlign w:val="center"/>
          </w:tcPr>
          <w:p w14:paraId="646398D9"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 xml:space="preserve">Topic/Title </w:t>
            </w:r>
          </w:p>
        </w:tc>
        <w:tc>
          <w:tcPr>
            <w:tcW w:w="7371" w:type="dxa"/>
            <w:gridSpan w:val="2"/>
            <w:vAlign w:val="center"/>
          </w:tcPr>
          <w:p w14:paraId="5BEBA5F4" w14:textId="1619B462" w:rsidR="00325417" w:rsidRPr="00DA3CF2" w:rsidRDefault="00420E39" w:rsidP="000A3C25">
            <w:pPr>
              <w:autoSpaceDE w:val="0"/>
              <w:autoSpaceDN w:val="0"/>
              <w:adjustRightInd w:val="0"/>
              <w:rPr>
                <w:rFonts w:ascii="Calibri" w:eastAsia="PMingLiU" w:hAnsi="Calibri" w:cs="Calibri"/>
                <w:sz w:val="20"/>
                <w:szCs w:val="20"/>
              </w:rPr>
            </w:pPr>
            <w:r w:rsidRPr="00420E39">
              <w:rPr>
                <w:rFonts w:ascii="Calibri" w:eastAsia="PMingLiU" w:hAnsi="Calibri" w:cs="Calibri"/>
                <w:sz w:val="20"/>
                <w:szCs w:val="20"/>
              </w:rPr>
              <w:t>Spatial Intelligence: Bridging Foundation Models and Geospatial Reasoning</w:t>
            </w:r>
          </w:p>
        </w:tc>
      </w:tr>
      <w:tr w:rsidR="002A66E2" w:rsidRPr="002A66E2" w14:paraId="08F80445" w14:textId="77777777" w:rsidTr="000A3C25">
        <w:trPr>
          <w:trHeight w:val="383"/>
        </w:trPr>
        <w:tc>
          <w:tcPr>
            <w:tcW w:w="2268" w:type="dxa"/>
            <w:vAlign w:val="center"/>
          </w:tcPr>
          <w:p w14:paraId="167B379E"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Target Participants &amp; Expected Nos.</w:t>
            </w:r>
          </w:p>
        </w:tc>
        <w:tc>
          <w:tcPr>
            <w:tcW w:w="7371" w:type="dxa"/>
            <w:gridSpan w:val="2"/>
            <w:vAlign w:val="center"/>
          </w:tcPr>
          <w:p w14:paraId="10117667" w14:textId="33511702" w:rsidR="00325417" w:rsidRPr="00DA3CF2" w:rsidRDefault="00787EDD" w:rsidP="000A3C25">
            <w:pPr>
              <w:autoSpaceDE w:val="0"/>
              <w:autoSpaceDN w:val="0"/>
              <w:adjustRightInd w:val="0"/>
              <w:rPr>
                <w:rFonts w:ascii="Calibri" w:eastAsia="PMingLiU" w:hAnsi="Calibri" w:cs="Calibri"/>
                <w:sz w:val="20"/>
                <w:szCs w:val="20"/>
                <w:lang w:eastAsia="zh-CN"/>
              </w:rPr>
            </w:pPr>
            <w:r>
              <w:rPr>
                <w:rFonts w:ascii="Calibri" w:eastAsia="DengXian" w:hAnsi="Calibri" w:cs="Calibri" w:hint="eastAsia"/>
                <w:sz w:val="20"/>
                <w:szCs w:val="20"/>
                <w:lang w:eastAsia="zh-CN"/>
              </w:rPr>
              <w:t xml:space="preserve">GIS and CS researchers, about 30-50 participants </w:t>
            </w:r>
            <w:r>
              <w:rPr>
                <w:rFonts w:ascii="Calibri" w:eastAsia="DengXian" w:hAnsi="Calibri" w:cs="Calibri"/>
                <w:sz w:val="20"/>
                <w:szCs w:val="20"/>
                <w:lang w:eastAsia="zh-CN"/>
              </w:rPr>
              <w:t>fro</w:t>
            </w:r>
            <w:r>
              <w:rPr>
                <w:rFonts w:ascii="Calibri" w:eastAsia="DengXian" w:hAnsi="Calibri" w:cs="Calibri" w:hint="eastAsia"/>
                <w:sz w:val="20"/>
                <w:szCs w:val="20"/>
                <w:lang w:eastAsia="zh-CN"/>
              </w:rPr>
              <w:t xml:space="preserve">m both campuses, and </w:t>
            </w:r>
            <w:r>
              <w:rPr>
                <w:rFonts w:ascii="Calibri" w:eastAsia="DengXian" w:hAnsi="Calibri" w:cs="Calibri"/>
                <w:sz w:val="20"/>
                <w:szCs w:val="20"/>
                <w:lang w:eastAsia="zh-CN"/>
              </w:rPr>
              <w:t>other</w:t>
            </w:r>
            <w:r>
              <w:rPr>
                <w:rFonts w:ascii="Calibri" w:eastAsia="DengXian" w:hAnsi="Calibri" w:cs="Calibri" w:hint="eastAsia"/>
                <w:sz w:val="20"/>
                <w:szCs w:val="20"/>
                <w:lang w:eastAsia="zh-CN"/>
              </w:rPr>
              <w:t xml:space="preserve"> external institutions.</w:t>
            </w:r>
          </w:p>
        </w:tc>
      </w:tr>
      <w:tr w:rsidR="002A66E2" w:rsidRPr="002A66E2" w14:paraId="50E14132" w14:textId="77777777" w:rsidTr="000A3C25">
        <w:trPr>
          <w:trHeight w:val="383"/>
        </w:trPr>
        <w:tc>
          <w:tcPr>
            <w:tcW w:w="2268" w:type="dxa"/>
            <w:vAlign w:val="center"/>
          </w:tcPr>
          <w:p w14:paraId="2DC87D0C"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lastRenderedPageBreak/>
              <w:t>Event Webpage</w:t>
            </w:r>
          </w:p>
        </w:tc>
        <w:tc>
          <w:tcPr>
            <w:tcW w:w="7371" w:type="dxa"/>
            <w:gridSpan w:val="2"/>
            <w:vAlign w:val="center"/>
          </w:tcPr>
          <w:p w14:paraId="7F71EEC0" w14:textId="63A49630" w:rsidR="00325417" w:rsidRPr="00DA3CF2" w:rsidRDefault="00787EDD"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TBD</w:t>
            </w:r>
          </w:p>
        </w:tc>
      </w:tr>
      <w:tr w:rsidR="002A66E2" w:rsidRPr="002A66E2" w14:paraId="10AA5F74" w14:textId="77777777" w:rsidTr="000A3C25">
        <w:trPr>
          <w:trHeight w:val="383"/>
        </w:trPr>
        <w:tc>
          <w:tcPr>
            <w:tcW w:w="2268" w:type="dxa"/>
            <w:vAlign w:val="center"/>
          </w:tcPr>
          <w:p w14:paraId="6C8F0855"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Other Online Platform(s)</w:t>
            </w:r>
          </w:p>
        </w:tc>
        <w:tc>
          <w:tcPr>
            <w:tcW w:w="7371" w:type="dxa"/>
            <w:gridSpan w:val="2"/>
            <w:vAlign w:val="center"/>
          </w:tcPr>
          <w:p w14:paraId="463F97AB" w14:textId="3C229BB6" w:rsidR="00325417" w:rsidRPr="00DA3CF2" w:rsidRDefault="00787EDD" w:rsidP="000A3C25">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Bilibili or Xiaohongshu</w:t>
            </w:r>
          </w:p>
        </w:tc>
      </w:tr>
      <w:tr w:rsidR="002A66E2" w:rsidRPr="002A66E2" w14:paraId="0D4B4D11" w14:textId="77777777" w:rsidTr="000B1271">
        <w:trPr>
          <w:trHeight w:val="6620"/>
        </w:trPr>
        <w:tc>
          <w:tcPr>
            <w:tcW w:w="9639" w:type="dxa"/>
            <w:gridSpan w:val="3"/>
          </w:tcPr>
          <w:p w14:paraId="731CA0EE" w14:textId="77777777" w:rsidR="00325417" w:rsidRPr="00DA3CF2" w:rsidRDefault="00325417" w:rsidP="000A3C25">
            <w:pPr>
              <w:autoSpaceDE w:val="0"/>
              <w:autoSpaceDN w:val="0"/>
              <w:adjustRightInd w:val="0"/>
              <w:ind w:right="520"/>
              <w:outlineLvl w:val="0"/>
              <w:rPr>
                <w:rFonts w:ascii="Calibri" w:eastAsia="PMingLiU" w:hAnsi="Calibri" w:cs="Calibri"/>
                <w:sz w:val="20"/>
                <w:szCs w:val="20"/>
              </w:rPr>
            </w:pPr>
            <w:r w:rsidRPr="00DA3CF2">
              <w:rPr>
                <w:rFonts w:ascii="Calibri" w:eastAsia="PMingLiU" w:hAnsi="Calibri" w:cs="Calibri"/>
                <w:sz w:val="20"/>
                <w:szCs w:val="20"/>
              </w:rPr>
              <w:t>Event Details</w:t>
            </w:r>
          </w:p>
          <w:p w14:paraId="194E0F93" w14:textId="77777777" w:rsidR="00325417" w:rsidRDefault="00325417" w:rsidP="00841572">
            <w:pPr>
              <w:autoSpaceDE w:val="0"/>
              <w:autoSpaceDN w:val="0"/>
              <w:adjustRightInd w:val="0"/>
              <w:ind w:right="520"/>
              <w:outlineLvl w:val="0"/>
              <w:rPr>
                <w:rFonts w:asciiTheme="majorHAnsi" w:eastAsia="PMingLiU" w:hAnsiTheme="majorHAnsi" w:cstheme="majorHAnsi"/>
                <w:i/>
                <w:sz w:val="20"/>
                <w:szCs w:val="20"/>
              </w:rPr>
            </w:pPr>
            <w:r w:rsidRPr="00DA3CF2">
              <w:rPr>
                <w:rFonts w:asciiTheme="majorHAnsi" w:eastAsia="PMingLiU" w:hAnsiTheme="majorHAnsi" w:cstheme="majorHAnsi"/>
                <w:i/>
                <w:sz w:val="20"/>
                <w:szCs w:val="20"/>
              </w:rPr>
              <w:t>(Venue, program rundown, speakers, list of faculty members to be involved. A maximum of 300 words.)</w:t>
            </w:r>
          </w:p>
          <w:p w14:paraId="50FB3FEF" w14:textId="77777777" w:rsidR="0021367F" w:rsidRDefault="0021367F" w:rsidP="00841572">
            <w:pPr>
              <w:autoSpaceDE w:val="0"/>
              <w:autoSpaceDN w:val="0"/>
              <w:adjustRightInd w:val="0"/>
              <w:ind w:right="520"/>
              <w:outlineLvl w:val="0"/>
              <w:rPr>
                <w:rFonts w:asciiTheme="majorHAnsi" w:eastAsia="PMingLiU" w:hAnsiTheme="majorHAnsi" w:cstheme="majorHAnsi"/>
                <w:i/>
                <w:sz w:val="20"/>
                <w:szCs w:val="20"/>
              </w:rPr>
            </w:pPr>
          </w:p>
          <w:p w14:paraId="51D0A44A" w14:textId="30AFEEDF" w:rsidR="0021367F" w:rsidRPr="009772C1" w:rsidRDefault="0021367F" w:rsidP="0021367F">
            <w:pPr>
              <w:autoSpaceDE w:val="0"/>
              <w:autoSpaceDN w:val="0"/>
              <w:adjustRightInd w:val="0"/>
              <w:rPr>
                <w:rFonts w:ascii="Calibri" w:eastAsia="DengXian" w:hAnsi="Calibri" w:cs="Calibri"/>
                <w:bCs/>
                <w:sz w:val="20"/>
                <w:szCs w:val="20"/>
                <w:lang w:eastAsia="zh-CN"/>
              </w:rPr>
            </w:pPr>
            <w:r w:rsidRPr="00B30A72">
              <w:rPr>
                <w:rFonts w:ascii="Calibri" w:eastAsia="DengXian" w:hAnsi="Calibri" w:cs="Calibri"/>
                <w:b/>
                <w:sz w:val="20"/>
                <w:szCs w:val="20"/>
                <w:lang w:eastAsia="zh-CN"/>
              </w:rPr>
              <w:t xml:space="preserve">Venue: </w:t>
            </w:r>
            <w:r w:rsidRPr="00B30A72">
              <w:rPr>
                <w:rFonts w:ascii="Calibri" w:eastAsia="DengXian" w:hAnsi="Calibri" w:cs="Calibri"/>
                <w:bCs/>
                <w:sz w:val="20"/>
                <w:szCs w:val="20"/>
                <w:lang w:eastAsia="zh-CN"/>
              </w:rPr>
              <w:t>HKUST(CWB) campus</w:t>
            </w:r>
          </w:p>
          <w:p w14:paraId="4C3B9D5F" w14:textId="77777777" w:rsidR="0021367F" w:rsidRPr="009772C1" w:rsidRDefault="0021367F" w:rsidP="0021367F">
            <w:pPr>
              <w:autoSpaceDE w:val="0"/>
              <w:autoSpaceDN w:val="0"/>
              <w:adjustRightInd w:val="0"/>
              <w:rPr>
                <w:rFonts w:ascii="Calibri" w:eastAsia="DengXian" w:hAnsi="Calibri" w:cs="Calibri"/>
                <w:b/>
                <w:sz w:val="20"/>
                <w:szCs w:val="20"/>
                <w:lang w:eastAsia="zh-CN"/>
              </w:rPr>
            </w:pPr>
            <w:r w:rsidRPr="00B30A72">
              <w:rPr>
                <w:rFonts w:ascii="Calibri" w:eastAsia="DengXian" w:hAnsi="Calibri" w:cs="Calibri"/>
                <w:b/>
                <w:sz w:val="20"/>
                <w:szCs w:val="20"/>
                <w:lang w:eastAsia="zh-CN"/>
              </w:rPr>
              <w:t xml:space="preserve">Program rundown: </w:t>
            </w:r>
          </w:p>
          <w:p w14:paraId="26113455" w14:textId="77777777" w:rsidR="0021367F" w:rsidRPr="009772C1" w:rsidRDefault="0021367F" w:rsidP="0021367F">
            <w:pPr>
              <w:autoSpaceDE w:val="0"/>
              <w:autoSpaceDN w:val="0"/>
              <w:adjustRightInd w:val="0"/>
              <w:ind w:left="548"/>
              <w:rPr>
                <w:rFonts w:ascii="Calibri" w:eastAsia="DengXian" w:hAnsi="Calibri" w:cs="Calibri"/>
                <w:bCs/>
                <w:sz w:val="20"/>
                <w:szCs w:val="20"/>
                <w:lang w:eastAsia="zh-CN"/>
              </w:rPr>
            </w:pPr>
            <w:r w:rsidRPr="00B30A72">
              <w:rPr>
                <w:rFonts w:ascii="Calibri" w:eastAsia="DengXian" w:hAnsi="Calibri" w:cs="Calibri"/>
                <w:bCs/>
                <w:sz w:val="20"/>
                <w:szCs w:val="20"/>
                <w:lang w:eastAsia="zh-CN"/>
              </w:rPr>
              <w:t>Morning:</w:t>
            </w:r>
          </w:p>
          <w:p w14:paraId="7D116D27" w14:textId="2ABE166F" w:rsidR="0021367F" w:rsidRPr="009772C1" w:rsidRDefault="0021367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sidRPr="00B30A72">
              <w:rPr>
                <w:rFonts w:ascii="Calibri" w:eastAsia="DengXian" w:hAnsi="Calibri" w:cs="Calibri"/>
                <w:bCs/>
                <w:sz w:val="20"/>
                <w:szCs w:val="20"/>
                <w:lang w:eastAsia="zh-CN"/>
              </w:rPr>
              <w:t xml:space="preserve">Invited talks: </w:t>
            </w:r>
            <w:commentRangeStart w:id="17"/>
            <w:r w:rsidRPr="00B30A72">
              <w:rPr>
                <w:rFonts w:ascii="Calibri" w:eastAsia="DengXian" w:hAnsi="Calibri" w:cs="Calibri"/>
                <w:bCs/>
                <w:sz w:val="20"/>
                <w:szCs w:val="20"/>
                <w:lang w:eastAsia="zh-CN"/>
              </w:rPr>
              <w:t>3-4 speakers</w:t>
            </w:r>
            <w:ins w:id="18" w:author="叶鸿 徐" w:date="2025-11-22T17:04:00Z" w16du:dateUtc="2025-11-22T09:04:00Z">
              <w:r w:rsidR="00FA1D9C" w:rsidRPr="00B30A72">
                <w:rPr>
                  <w:rFonts w:ascii="Calibri" w:eastAsia="DengXian" w:hAnsi="Calibri" w:cs="Calibri"/>
                  <w:bCs/>
                  <w:sz w:val="20"/>
                  <w:szCs w:val="20"/>
                  <w:lang w:eastAsia="zh-CN"/>
                </w:rPr>
                <w:t xml:space="preserve"> </w:t>
              </w:r>
            </w:ins>
            <w:ins w:id="19" w:author="叶鸿 徐" w:date="2025-11-22T17:04:00Z">
              <w:r w:rsidR="00FA1D9C" w:rsidRPr="009772C1">
                <w:rPr>
                  <w:rFonts w:ascii="Calibri" w:eastAsia="DengXian" w:hAnsi="Calibri" w:cs="Calibri"/>
                  <w:bCs/>
                  <w:sz w:val="20"/>
                  <w:szCs w:val="20"/>
                  <w:lang w:eastAsia="zh-CN"/>
                </w:rPr>
                <w:t>including leading researchers in geospatial AI, urban informatics, and foundation models from HKUST/HKUST(GZ) and selected external universities or industry labs.</w:t>
              </w:r>
            </w:ins>
            <w:ins w:id="20" w:author="叶鸿 徐" w:date="2025-11-22T16:56:00Z" w16du:dateUtc="2025-11-22T08:56:00Z">
              <w:r w:rsidR="00FA11C2" w:rsidRPr="00B30A72">
                <w:rPr>
                  <w:rFonts w:ascii="Calibri" w:eastAsia="DengXian" w:hAnsi="Calibri" w:cs="Calibri"/>
                  <w:bCs/>
                  <w:sz w:val="20"/>
                  <w:szCs w:val="20"/>
                  <w:lang w:eastAsia="zh-CN"/>
                </w:rPr>
                <w:t xml:space="preserve"> </w:t>
              </w:r>
            </w:ins>
            <w:r w:rsidRPr="00B30A72">
              <w:rPr>
                <w:rFonts w:ascii="Calibri" w:eastAsia="DengXian" w:hAnsi="Calibri" w:cs="Calibri"/>
                <w:bCs/>
                <w:sz w:val="20"/>
                <w:szCs w:val="20"/>
                <w:lang w:eastAsia="zh-CN"/>
              </w:rPr>
              <w:t xml:space="preserve"> </w:t>
            </w:r>
            <w:commentRangeEnd w:id="17"/>
            <w:r w:rsidR="00BE5085" w:rsidRPr="00B30A72">
              <w:rPr>
                <w:rStyle w:val="ad"/>
                <w:rFonts w:ascii="Calibri" w:hAnsi="Calibri" w:cs="Calibri"/>
              </w:rPr>
              <w:commentReference w:id="17"/>
            </w:r>
          </w:p>
          <w:p w14:paraId="20956DED" w14:textId="1BB60BC2" w:rsidR="0021367F" w:rsidRPr="009772C1" w:rsidRDefault="0021367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sidRPr="00B30A72">
              <w:rPr>
                <w:rFonts w:ascii="Calibri" w:eastAsia="DengXian" w:hAnsi="Calibri" w:cs="Calibri"/>
                <w:bCs/>
                <w:sz w:val="20"/>
                <w:szCs w:val="20"/>
                <w:lang w:eastAsia="zh-CN"/>
              </w:rPr>
              <w:t>Speakers: 1) from the project: Prof. Yang YUE</w:t>
            </w:r>
            <w:r w:rsidR="009135F1" w:rsidRPr="00B30A72">
              <w:rPr>
                <w:rFonts w:ascii="Calibri" w:eastAsia="DengXian" w:hAnsi="Calibri" w:cs="Calibri"/>
                <w:bCs/>
                <w:sz w:val="20"/>
                <w:szCs w:val="20"/>
                <w:lang w:eastAsia="zh-CN"/>
              </w:rPr>
              <w:t>, Prof. Xiaofang ZHOU</w:t>
            </w:r>
            <w:r w:rsidRPr="00B30A72">
              <w:rPr>
                <w:rFonts w:ascii="Calibri" w:eastAsia="DengXian" w:hAnsi="Calibri" w:cs="Calibri"/>
                <w:bCs/>
                <w:sz w:val="20"/>
                <w:szCs w:val="20"/>
                <w:lang w:eastAsia="zh-CN"/>
              </w:rPr>
              <w:t>; 2) 1-2 invited speakers.</w:t>
            </w:r>
          </w:p>
          <w:p w14:paraId="1FA6E136" w14:textId="77777777" w:rsidR="0021367F" w:rsidRPr="009772C1" w:rsidRDefault="0021367F" w:rsidP="0021367F">
            <w:pPr>
              <w:autoSpaceDE w:val="0"/>
              <w:autoSpaceDN w:val="0"/>
              <w:adjustRightInd w:val="0"/>
              <w:ind w:left="548"/>
              <w:rPr>
                <w:rFonts w:ascii="Calibri" w:eastAsia="DengXian" w:hAnsi="Calibri" w:cs="Calibri"/>
                <w:bCs/>
                <w:sz w:val="20"/>
                <w:szCs w:val="20"/>
                <w:lang w:eastAsia="zh-CN"/>
              </w:rPr>
            </w:pPr>
            <w:r w:rsidRPr="00B30A72">
              <w:rPr>
                <w:rFonts w:ascii="Calibri" w:eastAsia="DengXian" w:hAnsi="Calibri" w:cs="Calibri"/>
                <w:bCs/>
                <w:sz w:val="20"/>
                <w:szCs w:val="20"/>
                <w:lang w:eastAsia="zh-CN"/>
              </w:rPr>
              <w:t>Afternoon:</w:t>
            </w:r>
          </w:p>
          <w:p w14:paraId="1C615B46" w14:textId="77777777" w:rsidR="00185185" w:rsidRPr="009772C1" w:rsidRDefault="0021367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sidRPr="00B30A72">
              <w:rPr>
                <w:rFonts w:ascii="Calibri" w:eastAsia="DengXian" w:hAnsi="Calibri" w:cs="Calibri"/>
                <w:bCs/>
                <w:sz w:val="20"/>
                <w:szCs w:val="20"/>
                <w:lang w:eastAsia="zh-CN"/>
              </w:rPr>
              <w:t xml:space="preserve">Special session 1: </w:t>
            </w:r>
            <w:r w:rsidR="003A7EF5" w:rsidRPr="009772C1">
              <w:rPr>
                <w:rFonts w:ascii="Calibri" w:eastAsia="DengXian" w:hAnsi="Calibri" w:cs="Calibri"/>
                <w:bCs/>
                <w:sz w:val="20"/>
                <w:szCs w:val="20"/>
                <w:lang w:eastAsia="zh-CN"/>
              </w:rPr>
              <w:t>Understanding and Reasoning in Urban Space</w:t>
            </w:r>
          </w:p>
          <w:p w14:paraId="38572E42" w14:textId="77777777" w:rsidR="004919EA" w:rsidRPr="009772C1" w:rsidRDefault="0021367F" w:rsidP="00610B01">
            <w:pPr>
              <w:pStyle w:val="aa"/>
              <w:numPr>
                <w:ilvl w:val="0"/>
                <w:numId w:val="17"/>
              </w:numPr>
              <w:autoSpaceDE w:val="0"/>
              <w:autoSpaceDN w:val="0"/>
              <w:adjustRightInd w:val="0"/>
              <w:ind w:left="1178"/>
              <w:rPr>
                <w:rFonts w:ascii="Calibri" w:eastAsia="DengXian" w:hAnsi="Calibri" w:cs="Calibri"/>
                <w:b/>
                <w:sz w:val="20"/>
                <w:szCs w:val="20"/>
                <w:lang w:eastAsia="zh-CN"/>
              </w:rPr>
            </w:pPr>
            <w:r w:rsidRPr="00B30A72">
              <w:rPr>
                <w:rFonts w:ascii="Calibri" w:eastAsia="DengXian" w:hAnsi="Calibri" w:cs="Calibri"/>
                <w:bCs/>
                <w:sz w:val="20"/>
                <w:szCs w:val="20"/>
                <w:lang w:eastAsia="zh-CN"/>
              </w:rPr>
              <w:t xml:space="preserve">Special session 2: </w:t>
            </w:r>
            <w:r w:rsidR="00755CED" w:rsidRPr="009772C1">
              <w:rPr>
                <w:rFonts w:ascii="Calibri" w:eastAsia="DengXian" w:hAnsi="Calibri" w:cs="Calibri"/>
                <w:bCs/>
                <w:sz w:val="20"/>
                <w:szCs w:val="20"/>
                <w:lang w:eastAsia="zh-CN"/>
              </w:rPr>
              <w:t>The Future of Spatial Foundation Models</w:t>
            </w:r>
          </w:p>
          <w:p w14:paraId="70B8B37C" w14:textId="5B1E66B6" w:rsidR="0021367F" w:rsidRPr="009772C1" w:rsidRDefault="0021367F" w:rsidP="00610B01">
            <w:pPr>
              <w:pStyle w:val="aa"/>
              <w:numPr>
                <w:ilvl w:val="0"/>
                <w:numId w:val="17"/>
              </w:numPr>
              <w:autoSpaceDE w:val="0"/>
              <w:autoSpaceDN w:val="0"/>
              <w:adjustRightInd w:val="0"/>
              <w:ind w:left="1178"/>
              <w:rPr>
                <w:rFonts w:ascii="Calibri" w:eastAsia="DengXian" w:hAnsi="Calibri" w:cs="Calibri"/>
                <w:b/>
                <w:sz w:val="20"/>
                <w:szCs w:val="20"/>
                <w:lang w:eastAsia="zh-CN"/>
              </w:rPr>
            </w:pPr>
            <w:r w:rsidRPr="00B30A72">
              <w:rPr>
                <w:rFonts w:ascii="Calibri" w:eastAsia="DengXian" w:hAnsi="Calibri" w:cs="Calibri"/>
                <w:bCs/>
                <w:sz w:val="20"/>
                <w:szCs w:val="20"/>
                <w:lang w:eastAsia="zh-CN"/>
              </w:rPr>
              <w:t xml:space="preserve">Panel discussion </w:t>
            </w:r>
          </w:p>
          <w:p w14:paraId="78CA7FA0" w14:textId="662E34F4" w:rsidR="0021367F" w:rsidRPr="009772C1" w:rsidRDefault="0021367F" w:rsidP="0021367F">
            <w:pPr>
              <w:autoSpaceDE w:val="0"/>
              <w:autoSpaceDN w:val="0"/>
              <w:adjustRightInd w:val="0"/>
              <w:rPr>
                <w:rFonts w:ascii="Calibri" w:eastAsia="DengXian" w:hAnsi="Calibri" w:cs="Calibri"/>
                <w:bCs/>
                <w:sz w:val="20"/>
                <w:szCs w:val="20"/>
                <w:lang w:eastAsia="zh-CN"/>
              </w:rPr>
            </w:pPr>
            <w:commentRangeStart w:id="21"/>
            <w:commentRangeStart w:id="22"/>
            <w:r w:rsidRPr="00B30A72">
              <w:rPr>
                <w:rFonts w:ascii="Calibri" w:eastAsia="DengXian" w:hAnsi="Calibri" w:cs="Calibri"/>
                <w:b/>
                <w:sz w:val="20"/>
                <w:szCs w:val="20"/>
                <w:lang w:eastAsia="zh-CN"/>
              </w:rPr>
              <w:t>Involved faculty members</w:t>
            </w:r>
            <w:commentRangeEnd w:id="21"/>
            <w:r w:rsidR="00AE101D" w:rsidRPr="00B30A72">
              <w:rPr>
                <w:rStyle w:val="ad"/>
                <w:rFonts w:ascii="Calibri" w:hAnsi="Calibri" w:cs="Calibri"/>
              </w:rPr>
              <w:commentReference w:id="21"/>
            </w:r>
            <w:commentRangeEnd w:id="22"/>
            <w:r w:rsidR="007E599B" w:rsidRPr="00B30A72">
              <w:rPr>
                <w:rStyle w:val="ad"/>
                <w:rFonts w:ascii="Calibri" w:hAnsi="Calibri" w:cs="Calibri"/>
              </w:rPr>
              <w:commentReference w:id="22"/>
            </w:r>
            <w:r w:rsidRPr="00B30A72">
              <w:rPr>
                <w:rFonts w:ascii="Calibri" w:eastAsia="DengXian" w:hAnsi="Calibri" w:cs="Calibri"/>
                <w:bCs/>
                <w:sz w:val="20"/>
                <w:szCs w:val="20"/>
                <w:lang w:eastAsia="zh-CN"/>
              </w:rPr>
              <w:t xml:space="preserve">: Prof. Yang YUE, Prof. Xiaofang </w:t>
            </w:r>
            <w:r w:rsidR="00B918FD" w:rsidRPr="00B30A72">
              <w:rPr>
                <w:rFonts w:ascii="Calibri" w:eastAsia="DengXian" w:hAnsi="Calibri" w:cs="Calibri"/>
                <w:bCs/>
                <w:sz w:val="20"/>
                <w:szCs w:val="20"/>
                <w:lang w:eastAsia="zh-CN"/>
              </w:rPr>
              <w:t>ZHOU</w:t>
            </w:r>
            <w:r w:rsidRPr="00B30A72">
              <w:rPr>
                <w:rFonts w:ascii="Calibri" w:eastAsia="DengXian" w:hAnsi="Calibri" w:cs="Calibri"/>
                <w:bCs/>
                <w:sz w:val="20"/>
                <w:szCs w:val="20"/>
                <w:lang w:eastAsia="zh-CN"/>
              </w:rPr>
              <w:t>.</w:t>
            </w:r>
          </w:p>
          <w:p w14:paraId="0B8F0667" w14:textId="77777777" w:rsidR="0021367F" w:rsidRPr="009772C1" w:rsidRDefault="0021367F" w:rsidP="0021367F">
            <w:pPr>
              <w:autoSpaceDE w:val="0"/>
              <w:autoSpaceDN w:val="0"/>
              <w:adjustRightInd w:val="0"/>
              <w:rPr>
                <w:rFonts w:ascii="Calibri" w:eastAsia="DengXian" w:hAnsi="Calibri" w:cs="Calibri"/>
                <w:bCs/>
                <w:sz w:val="20"/>
                <w:szCs w:val="20"/>
                <w:lang w:eastAsia="zh-CN"/>
              </w:rPr>
            </w:pPr>
          </w:p>
          <w:p w14:paraId="08F558D7" w14:textId="77777777" w:rsidR="0021367F" w:rsidRPr="009772C1" w:rsidRDefault="0021367F" w:rsidP="0021367F">
            <w:pPr>
              <w:autoSpaceDE w:val="0"/>
              <w:autoSpaceDN w:val="0"/>
              <w:adjustRightInd w:val="0"/>
              <w:rPr>
                <w:rFonts w:ascii="Calibri" w:eastAsia="DengXian" w:hAnsi="Calibri" w:cs="Calibri"/>
                <w:bCs/>
                <w:sz w:val="20"/>
                <w:szCs w:val="20"/>
                <w:lang w:eastAsia="zh-CN"/>
              </w:rPr>
            </w:pPr>
            <w:r w:rsidRPr="00B30A72">
              <w:rPr>
                <w:rFonts w:ascii="Calibri" w:eastAsia="DengXian" w:hAnsi="Calibri" w:cs="Calibri"/>
                <w:bCs/>
                <w:sz w:val="20"/>
                <w:szCs w:val="20"/>
                <w:lang w:eastAsia="zh-CN"/>
              </w:rPr>
              <w:t>Further</w:t>
            </w:r>
            <w:r w:rsidRPr="009772C1">
              <w:rPr>
                <w:rFonts w:ascii="Calibri" w:eastAsia="DengXian" w:hAnsi="Calibri" w:cs="Calibri"/>
                <w:bCs/>
                <w:sz w:val="20"/>
                <w:szCs w:val="20"/>
                <w:lang w:eastAsia="zh-CN"/>
              </w:rPr>
              <w:t xml:space="preserve"> details will be confirm</w:t>
            </w:r>
            <w:r w:rsidRPr="00B30A72">
              <w:rPr>
                <w:rFonts w:ascii="Calibri" w:eastAsia="DengXian" w:hAnsi="Calibri" w:cs="Calibri"/>
                <w:bCs/>
                <w:sz w:val="20"/>
                <w:szCs w:val="20"/>
                <w:lang w:eastAsia="zh-CN"/>
              </w:rPr>
              <w:t xml:space="preserve">ed </w:t>
            </w:r>
            <w:r w:rsidRPr="009772C1">
              <w:rPr>
                <w:rFonts w:ascii="Calibri" w:eastAsia="DengXian" w:hAnsi="Calibri" w:cs="Calibri"/>
                <w:bCs/>
                <w:sz w:val="20"/>
                <w:szCs w:val="20"/>
                <w:lang w:eastAsia="zh-CN"/>
              </w:rPr>
              <w:t xml:space="preserve">at least </w:t>
            </w:r>
            <w:r w:rsidRPr="00B30A72">
              <w:rPr>
                <w:rFonts w:ascii="Calibri" w:eastAsia="DengXian" w:hAnsi="Calibri" w:cs="Calibri"/>
                <w:bCs/>
                <w:sz w:val="20"/>
                <w:szCs w:val="20"/>
                <w:lang w:eastAsia="zh-CN"/>
              </w:rPr>
              <w:t>3</w:t>
            </w:r>
            <w:r w:rsidRPr="009772C1">
              <w:rPr>
                <w:rFonts w:ascii="Calibri" w:eastAsia="DengXian" w:hAnsi="Calibri" w:cs="Calibri"/>
                <w:bCs/>
                <w:sz w:val="20"/>
                <w:szCs w:val="20"/>
                <w:lang w:eastAsia="zh-CN"/>
              </w:rPr>
              <w:t xml:space="preserve"> months prior to the event.</w:t>
            </w:r>
          </w:p>
          <w:p w14:paraId="185EF0DF" w14:textId="7CC56AE4" w:rsidR="0021367F" w:rsidRPr="0021367F" w:rsidRDefault="0021367F" w:rsidP="00841572">
            <w:pPr>
              <w:autoSpaceDE w:val="0"/>
              <w:autoSpaceDN w:val="0"/>
              <w:adjustRightInd w:val="0"/>
              <w:ind w:right="520"/>
              <w:outlineLvl w:val="0"/>
              <w:rPr>
                <w:rFonts w:asciiTheme="majorHAnsi" w:eastAsia="PMingLiU" w:hAnsiTheme="majorHAnsi" w:cstheme="majorHAnsi"/>
                <w:iCs/>
                <w:sz w:val="20"/>
                <w:szCs w:val="20"/>
              </w:rPr>
            </w:pPr>
          </w:p>
        </w:tc>
      </w:tr>
    </w:tbl>
    <w:p w14:paraId="1CD8458B" w14:textId="77777777" w:rsidR="00325417" w:rsidRPr="00DA3CF2" w:rsidRDefault="00325417" w:rsidP="00325417">
      <w:pPr>
        <w:autoSpaceDE w:val="0"/>
        <w:autoSpaceDN w:val="0"/>
        <w:adjustRightInd w:val="0"/>
        <w:ind w:right="520" w:firstLine="720"/>
        <w:jc w:val="both"/>
        <w:outlineLvl w:val="0"/>
        <w:rPr>
          <w:rFonts w:ascii="Calibri" w:eastAsia="PMingLiU" w:hAnsi="Calibri" w:cs="Calibri"/>
          <w:b/>
          <w:sz w:val="22"/>
          <w:szCs w:val="22"/>
          <w:u w:val="single"/>
        </w:rPr>
      </w:pPr>
    </w:p>
    <w:p w14:paraId="0F93B1BE" w14:textId="77777777" w:rsidR="00325417" w:rsidRPr="00DA3CF2" w:rsidRDefault="00325417" w:rsidP="00325417">
      <w:pPr>
        <w:autoSpaceDE w:val="0"/>
        <w:autoSpaceDN w:val="0"/>
        <w:adjustRightInd w:val="0"/>
        <w:ind w:right="520" w:firstLine="426"/>
        <w:jc w:val="both"/>
        <w:outlineLvl w:val="0"/>
        <w:rPr>
          <w:rFonts w:ascii="Calibri" w:eastAsia="PMingLiU" w:hAnsi="Calibri" w:cs="Calibri"/>
          <w:b/>
          <w:sz w:val="22"/>
          <w:szCs w:val="22"/>
        </w:rPr>
      </w:pPr>
      <w:r w:rsidRPr="00DA3CF2">
        <w:rPr>
          <w:rFonts w:ascii="Calibri" w:eastAsia="PMingLiU" w:hAnsi="Calibri" w:cs="Calibri"/>
          <w:b/>
          <w:sz w:val="22"/>
          <w:szCs w:val="22"/>
        </w:rPr>
        <w:t xml:space="preserve">On HKUST(GZ) campus </w:t>
      </w:r>
    </w:p>
    <w:p w14:paraId="30167382" w14:textId="77777777" w:rsidR="00325417" w:rsidRPr="00DA3CF2" w:rsidRDefault="00325417" w:rsidP="00325417">
      <w:pPr>
        <w:autoSpaceDE w:val="0"/>
        <w:autoSpaceDN w:val="0"/>
        <w:adjustRightInd w:val="0"/>
        <w:ind w:left="1080" w:right="520"/>
        <w:jc w:val="both"/>
        <w:outlineLvl w:val="0"/>
        <w:rPr>
          <w:rFonts w:ascii="Calibri" w:eastAsia="PMingLiU" w:hAnsi="Calibri" w:cs="Calibri"/>
          <w:b/>
          <w:sz w:val="22"/>
          <w:szCs w:val="22"/>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68"/>
        <w:gridCol w:w="3402"/>
        <w:gridCol w:w="3969"/>
      </w:tblGrid>
      <w:tr w:rsidR="000B1271" w:rsidRPr="002A66E2" w14:paraId="4B4CB2AE" w14:textId="77777777" w:rsidTr="469C6AAB">
        <w:trPr>
          <w:trHeight w:val="257"/>
        </w:trPr>
        <w:tc>
          <w:tcPr>
            <w:tcW w:w="2268" w:type="dxa"/>
            <w:vAlign w:val="center"/>
          </w:tcPr>
          <w:p w14:paraId="6859FF84" w14:textId="77777777" w:rsidR="000B1271" w:rsidRPr="00DA3CF2" w:rsidRDefault="000B1271" w:rsidP="000B1271">
            <w:pPr>
              <w:autoSpaceDE w:val="0"/>
              <w:autoSpaceDN w:val="0"/>
              <w:adjustRightInd w:val="0"/>
              <w:jc w:val="center"/>
              <w:rPr>
                <w:rFonts w:ascii="Calibri" w:eastAsia="PMingLiU" w:hAnsi="Calibri" w:cs="Calibri"/>
                <w:sz w:val="20"/>
                <w:szCs w:val="20"/>
              </w:rPr>
            </w:pPr>
          </w:p>
        </w:tc>
        <w:tc>
          <w:tcPr>
            <w:tcW w:w="3402" w:type="dxa"/>
            <w:vAlign w:val="center"/>
          </w:tcPr>
          <w:p w14:paraId="5FAC5B1F" w14:textId="5D783BAF" w:rsidR="000B1271" w:rsidRPr="00DA3CF2" w:rsidRDefault="000B1271" w:rsidP="000B1271">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Start Date</w:t>
            </w:r>
          </w:p>
        </w:tc>
        <w:tc>
          <w:tcPr>
            <w:tcW w:w="3969" w:type="dxa"/>
            <w:vAlign w:val="center"/>
          </w:tcPr>
          <w:p w14:paraId="72308AE0" w14:textId="731B56E6" w:rsidR="000B1271" w:rsidRPr="00DA3CF2" w:rsidRDefault="000B1271" w:rsidP="000B1271">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End Date</w:t>
            </w:r>
          </w:p>
        </w:tc>
      </w:tr>
      <w:tr w:rsidR="002A66E2" w:rsidRPr="002A66E2" w14:paraId="4675AE4D" w14:textId="77777777" w:rsidTr="469C6AAB">
        <w:trPr>
          <w:trHeight w:val="383"/>
        </w:trPr>
        <w:tc>
          <w:tcPr>
            <w:tcW w:w="2268" w:type="dxa"/>
            <w:vAlign w:val="center"/>
          </w:tcPr>
          <w:p w14:paraId="586F8810"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Duration</w:t>
            </w:r>
          </w:p>
        </w:tc>
        <w:tc>
          <w:tcPr>
            <w:tcW w:w="3402" w:type="dxa"/>
            <w:vAlign w:val="center"/>
          </w:tcPr>
          <w:p w14:paraId="49C3B942" w14:textId="2CEDB947" w:rsidR="00325417" w:rsidRPr="00DA3CF2" w:rsidRDefault="007F1CD4"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2026.4</w:t>
            </w:r>
          </w:p>
        </w:tc>
        <w:tc>
          <w:tcPr>
            <w:tcW w:w="3969" w:type="dxa"/>
            <w:vAlign w:val="center"/>
          </w:tcPr>
          <w:p w14:paraId="74A704F2" w14:textId="68E8ED4C" w:rsidR="00325417" w:rsidRPr="00DA3CF2" w:rsidRDefault="007F1CD4"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2026.4 (one workday)</w:t>
            </w:r>
          </w:p>
        </w:tc>
      </w:tr>
      <w:tr w:rsidR="002A66E2" w:rsidRPr="002A66E2" w14:paraId="26FE39A0" w14:textId="77777777" w:rsidTr="469C6AAB">
        <w:trPr>
          <w:trHeight w:val="383"/>
        </w:trPr>
        <w:tc>
          <w:tcPr>
            <w:tcW w:w="2268" w:type="dxa"/>
            <w:vAlign w:val="center"/>
          </w:tcPr>
          <w:p w14:paraId="2BAC9983"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 xml:space="preserve">Topic/Title </w:t>
            </w:r>
          </w:p>
        </w:tc>
        <w:tc>
          <w:tcPr>
            <w:tcW w:w="7371" w:type="dxa"/>
            <w:gridSpan w:val="2"/>
            <w:vAlign w:val="center"/>
          </w:tcPr>
          <w:p w14:paraId="178A12C1" w14:textId="61FCBCE3" w:rsidR="00325417" w:rsidRPr="00DA3CF2" w:rsidRDefault="007F1CD4" w:rsidP="000A3C25">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Foundation Models for Spatial Understanding and Reasoning</w:t>
            </w:r>
          </w:p>
        </w:tc>
      </w:tr>
      <w:tr w:rsidR="002A66E2" w:rsidRPr="002A66E2" w14:paraId="46E20EF2" w14:textId="77777777" w:rsidTr="469C6AAB">
        <w:trPr>
          <w:trHeight w:val="383"/>
        </w:trPr>
        <w:tc>
          <w:tcPr>
            <w:tcW w:w="2268" w:type="dxa"/>
            <w:vAlign w:val="center"/>
          </w:tcPr>
          <w:p w14:paraId="01F57BDB"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Target Participants &amp; Expected Nos.</w:t>
            </w:r>
          </w:p>
        </w:tc>
        <w:tc>
          <w:tcPr>
            <w:tcW w:w="7371" w:type="dxa"/>
            <w:gridSpan w:val="2"/>
            <w:vAlign w:val="center"/>
          </w:tcPr>
          <w:p w14:paraId="419D3409" w14:textId="45B1D8DF" w:rsidR="00325417" w:rsidRPr="00DA3CF2" w:rsidRDefault="00FD0BD6" w:rsidP="000A3C25">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 xml:space="preserve">GIS and CS researchers, about 30-50 participants </w:t>
            </w:r>
            <w:r>
              <w:rPr>
                <w:rFonts w:ascii="Calibri" w:eastAsia="DengXian" w:hAnsi="Calibri" w:cs="Calibri"/>
                <w:sz w:val="20"/>
                <w:szCs w:val="20"/>
                <w:lang w:eastAsia="zh-CN"/>
              </w:rPr>
              <w:t>fro</w:t>
            </w:r>
            <w:r>
              <w:rPr>
                <w:rFonts w:ascii="Calibri" w:eastAsia="DengXian" w:hAnsi="Calibri" w:cs="Calibri" w:hint="eastAsia"/>
                <w:sz w:val="20"/>
                <w:szCs w:val="20"/>
                <w:lang w:eastAsia="zh-CN"/>
              </w:rPr>
              <w:t xml:space="preserve">m both campuses, and </w:t>
            </w:r>
            <w:r>
              <w:rPr>
                <w:rFonts w:ascii="Calibri" w:eastAsia="DengXian" w:hAnsi="Calibri" w:cs="Calibri"/>
                <w:sz w:val="20"/>
                <w:szCs w:val="20"/>
                <w:lang w:eastAsia="zh-CN"/>
              </w:rPr>
              <w:t>other</w:t>
            </w:r>
            <w:r>
              <w:rPr>
                <w:rFonts w:ascii="Calibri" w:eastAsia="DengXian" w:hAnsi="Calibri" w:cs="Calibri" w:hint="eastAsia"/>
                <w:sz w:val="20"/>
                <w:szCs w:val="20"/>
                <w:lang w:eastAsia="zh-CN"/>
              </w:rPr>
              <w:t xml:space="preserve"> external institutions.</w:t>
            </w:r>
          </w:p>
        </w:tc>
      </w:tr>
      <w:tr w:rsidR="002A66E2" w:rsidRPr="002A66E2" w14:paraId="0DAC657C" w14:textId="77777777" w:rsidTr="469C6AAB">
        <w:trPr>
          <w:trHeight w:val="383"/>
        </w:trPr>
        <w:tc>
          <w:tcPr>
            <w:tcW w:w="2268" w:type="dxa"/>
            <w:vAlign w:val="center"/>
          </w:tcPr>
          <w:p w14:paraId="696423F1"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Event Webpage</w:t>
            </w:r>
          </w:p>
        </w:tc>
        <w:tc>
          <w:tcPr>
            <w:tcW w:w="7371" w:type="dxa"/>
            <w:gridSpan w:val="2"/>
            <w:vAlign w:val="center"/>
          </w:tcPr>
          <w:p w14:paraId="41C3C013" w14:textId="53CD8D19" w:rsidR="00325417" w:rsidRPr="00DA3CF2" w:rsidRDefault="00FD0BD6"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TBD</w:t>
            </w:r>
          </w:p>
        </w:tc>
      </w:tr>
      <w:tr w:rsidR="002A66E2" w:rsidRPr="002A66E2" w14:paraId="0706756D" w14:textId="77777777" w:rsidTr="469C6AAB">
        <w:trPr>
          <w:trHeight w:val="383"/>
        </w:trPr>
        <w:tc>
          <w:tcPr>
            <w:tcW w:w="2268" w:type="dxa"/>
            <w:vAlign w:val="center"/>
          </w:tcPr>
          <w:p w14:paraId="29BDEB96" w14:textId="77777777" w:rsidR="00325417" w:rsidRPr="00DA3CF2" w:rsidRDefault="00325417"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Other Online Platform(s)</w:t>
            </w:r>
          </w:p>
        </w:tc>
        <w:tc>
          <w:tcPr>
            <w:tcW w:w="7371" w:type="dxa"/>
            <w:gridSpan w:val="2"/>
            <w:vAlign w:val="center"/>
          </w:tcPr>
          <w:p w14:paraId="7603B367" w14:textId="5326154A" w:rsidR="00325417" w:rsidRPr="00DA3CF2" w:rsidRDefault="00FD0BD6" w:rsidP="000A3C25">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Bilibili or Xiaohongshu</w:t>
            </w:r>
          </w:p>
        </w:tc>
      </w:tr>
      <w:tr w:rsidR="002A66E2" w:rsidRPr="002A66E2" w14:paraId="1AF3F9CF" w14:textId="77777777" w:rsidTr="469C6AAB">
        <w:trPr>
          <w:trHeight w:val="3813"/>
        </w:trPr>
        <w:tc>
          <w:tcPr>
            <w:tcW w:w="9639" w:type="dxa"/>
            <w:gridSpan w:val="3"/>
          </w:tcPr>
          <w:p w14:paraId="1DD38595" w14:textId="77777777" w:rsidR="00325417" w:rsidRPr="00DA3CF2" w:rsidRDefault="00325417" w:rsidP="000A3C25">
            <w:pPr>
              <w:autoSpaceDE w:val="0"/>
              <w:autoSpaceDN w:val="0"/>
              <w:adjustRightInd w:val="0"/>
              <w:ind w:right="520"/>
              <w:outlineLvl w:val="0"/>
              <w:rPr>
                <w:rFonts w:ascii="Calibri" w:eastAsia="PMingLiU" w:hAnsi="Calibri" w:cs="Calibri"/>
                <w:sz w:val="20"/>
                <w:szCs w:val="20"/>
              </w:rPr>
            </w:pPr>
            <w:commentRangeStart w:id="23"/>
            <w:r w:rsidRPr="469C6AAB">
              <w:rPr>
                <w:rFonts w:ascii="Calibri" w:eastAsia="PMingLiU" w:hAnsi="Calibri" w:cs="Calibri"/>
                <w:sz w:val="20"/>
                <w:szCs w:val="20"/>
              </w:rPr>
              <w:lastRenderedPageBreak/>
              <w:t>Event Details</w:t>
            </w:r>
            <w:commentRangeEnd w:id="23"/>
            <w:r>
              <w:commentReference w:id="23"/>
            </w:r>
          </w:p>
          <w:p w14:paraId="56B85455" w14:textId="77777777" w:rsidR="00325417" w:rsidRDefault="00325417" w:rsidP="000A3C25">
            <w:pPr>
              <w:autoSpaceDE w:val="0"/>
              <w:autoSpaceDN w:val="0"/>
              <w:adjustRightInd w:val="0"/>
              <w:ind w:right="520"/>
              <w:outlineLvl w:val="0"/>
              <w:rPr>
                <w:rFonts w:asciiTheme="majorHAnsi" w:eastAsia="PMingLiU" w:hAnsiTheme="majorHAnsi" w:cstheme="majorHAnsi"/>
                <w:i/>
                <w:sz w:val="20"/>
                <w:szCs w:val="20"/>
              </w:rPr>
            </w:pPr>
            <w:r w:rsidRPr="00DA3CF2">
              <w:rPr>
                <w:rFonts w:asciiTheme="majorHAnsi" w:eastAsia="PMingLiU" w:hAnsiTheme="majorHAnsi" w:cstheme="majorHAnsi"/>
                <w:i/>
                <w:sz w:val="20"/>
                <w:szCs w:val="20"/>
              </w:rPr>
              <w:t>(Venue, program rundown, speakers, list of faculty members to be involved. A maximum of 300 words.)</w:t>
            </w:r>
          </w:p>
          <w:p w14:paraId="68CACD3D" w14:textId="77777777" w:rsidR="0030035F" w:rsidRPr="00DA3CF2" w:rsidRDefault="0030035F" w:rsidP="000A3C25">
            <w:pPr>
              <w:autoSpaceDE w:val="0"/>
              <w:autoSpaceDN w:val="0"/>
              <w:adjustRightInd w:val="0"/>
              <w:ind w:right="520"/>
              <w:outlineLvl w:val="0"/>
              <w:rPr>
                <w:rFonts w:asciiTheme="majorHAnsi" w:eastAsia="PMingLiU" w:hAnsiTheme="majorHAnsi" w:cstheme="majorHAnsi"/>
                <w:i/>
                <w:sz w:val="20"/>
                <w:szCs w:val="20"/>
              </w:rPr>
            </w:pPr>
          </w:p>
          <w:p w14:paraId="4E9B1639" w14:textId="77777777" w:rsidR="0030035F" w:rsidRPr="00C06845" w:rsidRDefault="0030035F" w:rsidP="0030035F">
            <w:pPr>
              <w:autoSpaceDE w:val="0"/>
              <w:autoSpaceDN w:val="0"/>
              <w:adjustRightInd w:val="0"/>
              <w:rPr>
                <w:rFonts w:ascii="Calibri" w:eastAsia="DengXian" w:hAnsi="Calibri" w:cs="Calibri"/>
                <w:bCs/>
                <w:sz w:val="20"/>
                <w:szCs w:val="20"/>
                <w:lang w:eastAsia="zh-CN"/>
              </w:rPr>
            </w:pPr>
            <w:r>
              <w:rPr>
                <w:rFonts w:ascii="Calibri" w:eastAsia="DengXian" w:hAnsi="Calibri" w:cs="Calibri" w:hint="eastAsia"/>
                <w:b/>
                <w:sz w:val="20"/>
                <w:szCs w:val="20"/>
                <w:lang w:eastAsia="zh-CN"/>
              </w:rPr>
              <w:t xml:space="preserve">Venue: </w:t>
            </w:r>
            <w:r w:rsidRPr="00C06845">
              <w:rPr>
                <w:rFonts w:ascii="Calibri" w:eastAsia="DengXian" w:hAnsi="Calibri" w:cs="Calibri" w:hint="eastAsia"/>
                <w:bCs/>
                <w:sz w:val="20"/>
                <w:szCs w:val="20"/>
                <w:lang w:eastAsia="zh-CN"/>
              </w:rPr>
              <w:t>HKUST(GZ) campus</w:t>
            </w:r>
          </w:p>
          <w:p w14:paraId="2EB06638" w14:textId="77777777" w:rsidR="0030035F" w:rsidRDefault="0030035F" w:rsidP="0030035F">
            <w:pPr>
              <w:autoSpaceDE w:val="0"/>
              <w:autoSpaceDN w:val="0"/>
              <w:adjustRightInd w:val="0"/>
              <w:rPr>
                <w:rFonts w:ascii="Calibri" w:eastAsia="DengXian" w:hAnsi="Calibri" w:cs="Calibri"/>
                <w:b/>
                <w:sz w:val="20"/>
                <w:szCs w:val="20"/>
                <w:lang w:eastAsia="zh-CN"/>
              </w:rPr>
            </w:pPr>
            <w:r>
              <w:rPr>
                <w:rFonts w:ascii="Calibri" w:eastAsia="DengXian" w:hAnsi="Calibri" w:cs="Calibri" w:hint="eastAsia"/>
                <w:b/>
                <w:sz w:val="20"/>
                <w:szCs w:val="20"/>
                <w:lang w:eastAsia="zh-CN"/>
              </w:rPr>
              <w:t xml:space="preserve">Program rundown: </w:t>
            </w:r>
          </w:p>
          <w:p w14:paraId="404E4032" w14:textId="77777777" w:rsidR="0030035F" w:rsidRDefault="0030035F" w:rsidP="0030035F">
            <w:pPr>
              <w:autoSpaceDE w:val="0"/>
              <w:autoSpaceDN w:val="0"/>
              <w:adjustRightInd w:val="0"/>
              <w:ind w:left="548"/>
              <w:rPr>
                <w:rFonts w:ascii="Calibri" w:eastAsia="DengXian" w:hAnsi="Calibri" w:cs="Calibri"/>
                <w:bCs/>
                <w:sz w:val="20"/>
                <w:szCs w:val="20"/>
                <w:lang w:eastAsia="zh-CN"/>
              </w:rPr>
            </w:pPr>
            <w:r>
              <w:rPr>
                <w:rFonts w:ascii="Calibri" w:eastAsia="DengXian" w:hAnsi="Calibri" w:cs="Calibri" w:hint="eastAsia"/>
                <w:bCs/>
                <w:sz w:val="20"/>
                <w:szCs w:val="20"/>
                <w:lang w:eastAsia="zh-CN"/>
              </w:rPr>
              <w:t>Morning:</w:t>
            </w:r>
          </w:p>
          <w:p w14:paraId="15018D71" w14:textId="0E80DD15" w:rsidR="0030035F" w:rsidRPr="008A71AF" w:rsidRDefault="0030035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sidRPr="008A71AF">
              <w:rPr>
                <w:rFonts w:ascii="Calibri" w:eastAsia="DengXian" w:hAnsi="Calibri" w:cs="Calibri" w:hint="eastAsia"/>
                <w:bCs/>
                <w:sz w:val="20"/>
                <w:szCs w:val="20"/>
                <w:lang w:eastAsia="zh-CN"/>
              </w:rPr>
              <w:t xml:space="preserve">Invited talks: </w:t>
            </w:r>
            <w:r>
              <w:rPr>
                <w:rFonts w:ascii="Calibri" w:eastAsia="DengXian" w:hAnsi="Calibri" w:cs="Calibri" w:hint="eastAsia"/>
                <w:bCs/>
                <w:sz w:val="20"/>
                <w:szCs w:val="20"/>
                <w:lang w:eastAsia="zh-CN"/>
              </w:rPr>
              <w:t>3-4</w:t>
            </w:r>
            <w:r w:rsidRPr="008A71AF">
              <w:rPr>
                <w:rFonts w:ascii="Calibri" w:eastAsia="DengXian" w:hAnsi="Calibri" w:cs="Calibri" w:hint="eastAsia"/>
                <w:bCs/>
                <w:sz w:val="20"/>
                <w:szCs w:val="20"/>
                <w:lang w:eastAsia="zh-CN"/>
              </w:rPr>
              <w:t xml:space="preserve"> speak</w:t>
            </w:r>
            <w:r>
              <w:rPr>
                <w:rFonts w:ascii="Calibri" w:eastAsia="DengXian" w:hAnsi="Calibri" w:cs="Calibri" w:hint="eastAsia"/>
                <w:bCs/>
                <w:sz w:val="20"/>
                <w:szCs w:val="20"/>
                <w:lang w:eastAsia="zh-CN"/>
              </w:rPr>
              <w:t>er</w:t>
            </w:r>
            <w:r w:rsidRPr="008A71AF">
              <w:rPr>
                <w:rFonts w:ascii="Calibri" w:eastAsia="DengXian" w:hAnsi="Calibri" w:cs="Calibri" w:hint="eastAsia"/>
                <w:bCs/>
                <w:sz w:val="20"/>
                <w:szCs w:val="20"/>
                <w:lang w:eastAsia="zh-CN"/>
              </w:rPr>
              <w:t>s</w:t>
            </w:r>
            <w:r>
              <w:rPr>
                <w:rFonts w:ascii="Calibri" w:eastAsia="DengXian" w:hAnsi="Calibri" w:cs="Calibri" w:hint="eastAsia"/>
                <w:bCs/>
                <w:sz w:val="20"/>
                <w:szCs w:val="20"/>
                <w:lang w:eastAsia="zh-CN"/>
              </w:rPr>
              <w:t xml:space="preserve"> </w:t>
            </w:r>
            <w:ins w:id="24" w:author="叶鸿 徐" w:date="2025-11-22T18:43:00Z" w16du:dateUtc="2025-11-22T10:43:00Z">
              <w:r w:rsidR="00913ECB" w:rsidRPr="009772C1">
                <w:rPr>
                  <w:rFonts w:ascii="Calibri" w:eastAsia="DengXian" w:hAnsi="Calibri" w:cs="Calibri"/>
                  <w:bCs/>
                  <w:sz w:val="20"/>
                  <w:szCs w:val="20"/>
                  <w:lang w:eastAsia="zh-CN"/>
                </w:rPr>
                <w:t>including leading researchers in geospatial AI, urban informatics, and foundation models from HKUST/HKUST(GZ) and selected external universities or industry labs.</w:t>
              </w:r>
            </w:ins>
          </w:p>
          <w:p w14:paraId="779BE244" w14:textId="77777777" w:rsidR="0030035F" w:rsidRDefault="0030035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Pr>
                <w:rFonts w:ascii="Calibri" w:eastAsia="DengXian" w:hAnsi="Calibri" w:cs="Calibri" w:hint="eastAsia"/>
                <w:bCs/>
                <w:sz w:val="20"/>
                <w:szCs w:val="20"/>
                <w:lang w:eastAsia="zh-CN"/>
              </w:rPr>
              <w:t>Speakers: 1) from the project: Prof. Xiaofang Zhou, Prof. Yang YUE; 2) 1-2 invited speakers.</w:t>
            </w:r>
          </w:p>
          <w:p w14:paraId="32445014" w14:textId="77777777" w:rsidR="0030035F" w:rsidRPr="008A71AF" w:rsidRDefault="0030035F" w:rsidP="0030035F">
            <w:pPr>
              <w:autoSpaceDE w:val="0"/>
              <w:autoSpaceDN w:val="0"/>
              <w:adjustRightInd w:val="0"/>
              <w:ind w:left="548"/>
              <w:rPr>
                <w:rFonts w:ascii="Calibri" w:eastAsia="DengXian" w:hAnsi="Calibri" w:cs="Calibri"/>
                <w:bCs/>
                <w:sz w:val="20"/>
                <w:szCs w:val="20"/>
                <w:lang w:eastAsia="zh-CN"/>
              </w:rPr>
            </w:pPr>
            <w:r>
              <w:rPr>
                <w:rFonts w:ascii="Calibri" w:eastAsia="DengXian" w:hAnsi="Calibri" w:cs="Calibri" w:hint="eastAsia"/>
                <w:bCs/>
                <w:sz w:val="20"/>
                <w:szCs w:val="20"/>
                <w:lang w:eastAsia="zh-CN"/>
              </w:rPr>
              <w:t>Afternoon:</w:t>
            </w:r>
          </w:p>
          <w:p w14:paraId="01C0CF09" w14:textId="77777777" w:rsidR="0030035F" w:rsidRDefault="0030035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Pr>
                <w:rFonts w:ascii="Calibri" w:eastAsia="DengXian" w:hAnsi="Calibri" w:cs="Calibri" w:hint="eastAsia"/>
                <w:bCs/>
                <w:sz w:val="20"/>
                <w:szCs w:val="20"/>
                <w:lang w:eastAsia="zh-CN"/>
              </w:rPr>
              <w:t>Special session 1: Geospatial Foundation Model</w:t>
            </w:r>
          </w:p>
          <w:p w14:paraId="5CD32F7C" w14:textId="77777777" w:rsidR="0030035F" w:rsidRDefault="0030035F" w:rsidP="00610B01">
            <w:pPr>
              <w:pStyle w:val="aa"/>
              <w:numPr>
                <w:ilvl w:val="0"/>
                <w:numId w:val="17"/>
              </w:numPr>
              <w:autoSpaceDE w:val="0"/>
              <w:autoSpaceDN w:val="0"/>
              <w:adjustRightInd w:val="0"/>
              <w:ind w:left="1178"/>
              <w:rPr>
                <w:rFonts w:ascii="Calibri" w:eastAsia="DengXian" w:hAnsi="Calibri" w:cs="Calibri"/>
                <w:bCs/>
                <w:sz w:val="20"/>
                <w:szCs w:val="20"/>
                <w:lang w:eastAsia="zh-CN"/>
              </w:rPr>
            </w:pPr>
            <w:r>
              <w:rPr>
                <w:rFonts w:ascii="Calibri" w:eastAsia="DengXian" w:hAnsi="Calibri" w:cs="Calibri" w:hint="eastAsia"/>
                <w:bCs/>
                <w:sz w:val="20"/>
                <w:szCs w:val="20"/>
                <w:lang w:eastAsia="zh-CN"/>
              </w:rPr>
              <w:t>Special session 2: Spatial Agentic Model</w:t>
            </w:r>
          </w:p>
          <w:p w14:paraId="2CD19020" w14:textId="77777777" w:rsidR="0030035F" w:rsidRPr="008A71AF" w:rsidRDefault="0030035F" w:rsidP="00610B01">
            <w:pPr>
              <w:pStyle w:val="aa"/>
              <w:numPr>
                <w:ilvl w:val="0"/>
                <w:numId w:val="17"/>
              </w:numPr>
              <w:autoSpaceDE w:val="0"/>
              <w:autoSpaceDN w:val="0"/>
              <w:adjustRightInd w:val="0"/>
              <w:ind w:left="1178"/>
              <w:rPr>
                <w:rFonts w:ascii="Calibri" w:eastAsia="DengXian" w:hAnsi="Calibri" w:cs="Calibri"/>
                <w:b/>
                <w:sz w:val="20"/>
                <w:szCs w:val="20"/>
                <w:lang w:eastAsia="zh-CN"/>
              </w:rPr>
            </w:pPr>
            <w:r w:rsidRPr="008A71AF">
              <w:rPr>
                <w:rFonts w:ascii="Calibri" w:eastAsia="DengXian" w:hAnsi="Calibri" w:cs="Calibri" w:hint="eastAsia"/>
                <w:bCs/>
                <w:sz w:val="20"/>
                <w:szCs w:val="20"/>
                <w:lang w:eastAsia="zh-CN"/>
              </w:rPr>
              <w:t xml:space="preserve">Panel </w:t>
            </w:r>
            <w:r>
              <w:rPr>
                <w:rFonts w:ascii="Calibri" w:eastAsia="DengXian" w:hAnsi="Calibri" w:cs="Calibri" w:hint="eastAsia"/>
                <w:bCs/>
                <w:sz w:val="20"/>
                <w:szCs w:val="20"/>
                <w:lang w:eastAsia="zh-CN"/>
              </w:rPr>
              <w:t>d</w:t>
            </w:r>
            <w:r w:rsidRPr="008A71AF">
              <w:rPr>
                <w:rFonts w:ascii="Calibri" w:eastAsia="DengXian" w:hAnsi="Calibri" w:cs="Calibri" w:hint="eastAsia"/>
                <w:bCs/>
                <w:sz w:val="20"/>
                <w:szCs w:val="20"/>
                <w:lang w:eastAsia="zh-CN"/>
              </w:rPr>
              <w:t xml:space="preserve">iscussion </w:t>
            </w:r>
          </w:p>
          <w:p w14:paraId="7E92F190" w14:textId="77777777" w:rsidR="0030035F" w:rsidRDefault="0030035F" w:rsidP="0030035F">
            <w:pPr>
              <w:autoSpaceDE w:val="0"/>
              <w:autoSpaceDN w:val="0"/>
              <w:adjustRightInd w:val="0"/>
              <w:rPr>
                <w:rFonts w:ascii="Calibri" w:eastAsia="DengXian" w:hAnsi="Calibri" w:cs="Calibri"/>
                <w:bCs/>
                <w:sz w:val="20"/>
                <w:szCs w:val="20"/>
                <w:lang w:eastAsia="zh-CN"/>
              </w:rPr>
            </w:pPr>
            <w:r w:rsidRPr="008A71AF">
              <w:rPr>
                <w:rFonts w:ascii="Calibri" w:eastAsia="DengXian" w:hAnsi="Calibri" w:cs="Calibri" w:hint="eastAsia"/>
                <w:b/>
                <w:sz w:val="20"/>
                <w:szCs w:val="20"/>
                <w:lang w:eastAsia="zh-CN"/>
              </w:rPr>
              <w:t>Involved faculty members</w:t>
            </w:r>
            <w:r>
              <w:rPr>
                <w:rFonts w:ascii="Calibri" w:eastAsia="DengXian" w:hAnsi="Calibri" w:cs="Calibri" w:hint="eastAsia"/>
                <w:bCs/>
                <w:sz w:val="20"/>
                <w:szCs w:val="20"/>
                <w:lang w:eastAsia="zh-CN"/>
              </w:rPr>
              <w:t>: Prof. Yang YUE, Prof. Xiaofang Zhou.</w:t>
            </w:r>
          </w:p>
          <w:p w14:paraId="664A2EA0" w14:textId="77777777" w:rsidR="0030035F" w:rsidRDefault="0030035F" w:rsidP="0030035F">
            <w:pPr>
              <w:autoSpaceDE w:val="0"/>
              <w:autoSpaceDN w:val="0"/>
              <w:adjustRightInd w:val="0"/>
              <w:rPr>
                <w:rFonts w:ascii="Calibri" w:eastAsia="DengXian" w:hAnsi="Calibri" w:cs="Calibri"/>
                <w:bCs/>
                <w:sz w:val="20"/>
                <w:szCs w:val="20"/>
                <w:lang w:eastAsia="zh-CN"/>
              </w:rPr>
            </w:pPr>
          </w:p>
          <w:p w14:paraId="46EB9FFE" w14:textId="77777777" w:rsidR="0030035F" w:rsidRPr="008A71AF" w:rsidRDefault="0030035F" w:rsidP="0030035F">
            <w:pPr>
              <w:autoSpaceDE w:val="0"/>
              <w:autoSpaceDN w:val="0"/>
              <w:adjustRightInd w:val="0"/>
              <w:rPr>
                <w:rFonts w:ascii="Calibri" w:eastAsia="DengXian" w:hAnsi="Calibri" w:cs="Calibri"/>
                <w:bCs/>
                <w:sz w:val="20"/>
                <w:szCs w:val="20"/>
                <w:lang w:eastAsia="zh-CN"/>
              </w:rPr>
            </w:pPr>
            <w:r>
              <w:rPr>
                <w:rFonts w:ascii="Calibri" w:eastAsia="DengXian" w:hAnsi="Calibri" w:cs="Calibri" w:hint="eastAsia"/>
                <w:bCs/>
                <w:sz w:val="20"/>
                <w:szCs w:val="20"/>
                <w:lang w:eastAsia="zh-CN"/>
              </w:rPr>
              <w:t>Further</w:t>
            </w:r>
            <w:r w:rsidRPr="008A71AF">
              <w:rPr>
                <w:rFonts w:ascii="Calibri" w:eastAsia="DengXian" w:hAnsi="Calibri" w:cs="Calibri"/>
                <w:bCs/>
                <w:sz w:val="20"/>
                <w:szCs w:val="20"/>
                <w:lang w:eastAsia="zh-CN"/>
              </w:rPr>
              <w:t xml:space="preserve"> details will be confirm</w:t>
            </w:r>
            <w:r>
              <w:rPr>
                <w:rFonts w:ascii="Calibri" w:eastAsia="DengXian" w:hAnsi="Calibri" w:cs="Calibri" w:hint="eastAsia"/>
                <w:bCs/>
                <w:sz w:val="20"/>
                <w:szCs w:val="20"/>
                <w:lang w:eastAsia="zh-CN"/>
              </w:rPr>
              <w:t xml:space="preserve">ed </w:t>
            </w:r>
            <w:r w:rsidRPr="008A71AF">
              <w:rPr>
                <w:rFonts w:ascii="Calibri" w:eastAsia="DengXian" w:hAnsi="Calibri" w:cs="Calibri"/>
                <w:bCs/>
                <w:sz w:val="20"/>
                <w:szCs w:val="20"/>
                <w:lang w:eastAsia="zh-CN"/>
              </w:rPr>
              <w:t xml:space="preserve">at least </w:t>
            </w:r>
            <w:r>
              <w:rPr>
                <w:rFonts w:ascii="Calibri" w:eastAsia="DengXian" w:hAnsi="Calibri" w:cs="Calibri" w:hint="eastAsia"/>
                <w:bCs/>
                <w:sz w:val="20"/>
                <w:szCs w:val="20"/>
                <w:lang w:eastAsia="zh-CN"/>
              </w:rPr>
              <w:t>3</w:t>
            </w:r>
            <w:r w:rsidRPr="008A71AF">
              <w:rPr>
                <w:rFonts w:ascii="Calibri" w:eastAsia="DengXian" w:hAnsi="Calibri" w:cs="Calibri"/>
                <w:bCs/>
                <w:sz w:val="20"/>
                <w:szCs w:val="20"/>
                <w:lang w:eastAsia="zh-CN"/>
              </w:rPr>
              <w:t xml:space="preserve"> months prior to the event.</w:t>
            </w:r>
          </w:p>
          <w:p w14:paraId="78882B59" w14:textId="77777777" w:rsidR="00325417" w:rsidRPr="00DA3CF2" w:rsidRDefault="00325417" w:rsidP="000A3C25">
            <w:pPr>
              <w:autoSpaceDE w:val="0"/>
              <w:autoSpaceDN w:val="0"/>
              <w:adjustRightInd w:val="0"/>
              <w:rPr>
                <w:rFonts w:ascii="Calibri" w:eastAsia="PMingLiU" w:hAnsi="Calibri" w:cs="Calibri"/>
                <w:b/>
                <w:sz w:val="20"/>
                <w:szCs w:val="20"/>
              </w:rPr>
            </w:pPr>
          </w:p>
        </w:tc>
      </w:tr>
    </w:tbl>
    <w:p w14:paraId="19496AEF" w14:textId="77777777" w:rsidR="00846CC8" w:rsidRDefault="00846CC8" w:rsidP="002A66E2">
      <w:pPr>
        <w:pStyle w:val="aa"/>
        <w:autoSpaceDE w:val="0"/>
        <w:autoSpaceDN w:val="0"/>
        <w:adjustRightInd w:val="0"/>
        <w:ind w:left="709" w:right="520"/>
        <w:outlineLvl w:val="0"/>
        <w:rPr>
          <w:rFonts w:asciiTheme="minorHAnsi" w:eastAsia="PMingLiU" w:hAnsiTheme="minorHAnsi" w:cstheme="minorHAnsi"/>
          <w:sz w:val="22"/>
          <w:szCs w:val="22"/>
        </w:rPr>
      </w:pPr>
    </w:p>
    <w:p w14:paraId="2E2A388C" w14:textId="77777777" w:rsidR="00F169BE" w:rsidRPr="00DA3CF2" w:rsidRDefault="00F169BE" w:rsidP="002A66E2">
      <w:pPr>
        <w:pStyle w:val="aa"/>
        <w:autoSpaceDE w:val="0"/>
        <w:autoSpaceDN w:val="0"/>
        <w:adjustRightInd w:val="0"/>
        <w:ind w:left="709" w:right="520"/>
        <w:outlineLvl w:val="0"/>
        <w:rPr>
          <w:rFonts w:asciiTheme="minorHAnsi" w:eastAsia="PMingLiU" w:hAnsiTheme="minorHAnsi" w:cstheme="minorHAnsi"/>
          <w:sz w:val="22"/>
          <w:szCs w:val="22"/>
        </w:rPr>
      </w:pPr>
    </w:p>
    <w:p w14:paraId="435BCDC8" w14:textId="0B52A6E6" w:rsidR="00453203" w:rsidRPr="00DA3CF2" w:rsidRDefault="002C55A4" w:rsidP="00610B01">
      <w:pPr>
        <w:pStyle w:val="aa"/>
        <w:numPr>
          <w:ilvl w:val="1"/>
          <w:numId w:val="1"/>
        </w:numPr>
        <w:autoSpaceDE w:val="0"/>
        <w:autoSpaceDN w:val="0"/>
        <w:adjustRightInd w:val="0"/>
        <w:ind w:left="709" w:right="520"/>
        <w:outlineLvl w:val="0"/>
        <w:rPr>
          <w:rFonts w:asciiTheme="minorHAnsi" w:eastAsia="PMingLiU" w:hAnsiTheme="minorHAnsi" w:cstheme="minorHAnsi"/>
          <w:sz w:val="22"/>
          <w:szCs w:val="22"/>
        </w:rPr>
      </w:pPr>
      <w:r w:rsidRPr="00DA3CF2">
        <w:rPr>
          <w:rFonts w:asciiTheme="minorHAnsi" w:hAnsiTheme="minorHAnsi" w:cstheme="minorHAnsi"/>
          <w:sz w:val="22"/>
          <w:szCs w:val="22"/>
        </w:rPr>
        <w:t>Plan</w:t>
      </w:r>
      <w:r w:rsidR="00782310" w:rsidRPr="00DA3CF2">
        <w:rPr>
          <w:rFonts w:asciiTheme="minorHAnsi" w:hAnsiTheme="minorHAnsi" w:cstheme="minorHAnsi"/>
          <w:sz w:val="22"/>
          <w:szCs w:val="22"/>
        </w:rPr>
        <w:t>s</w:t>
      </w:r>
      <w:r w:rsidRPr="00DA3CF2">
        <w:rPr>
          <w:rFonts w:asciiTheme="minorHAnsi" w:hAnsiTheme="minorHAnsi" w:cstheme="minorHAnsi"/>
          <w:sz w:val="22"/>
          <w:szCs w:val="22"/>
        </w:rPr>
        <w:t xml:space="preserve"> for joint submission of research proposa</w:t>
      </w:r>
      <w:r w:rsidR="00453203" w:rsidRPr="00DA3CF2">
        <w:rPr>
          <w:rFonts w:asciiTheme="minorHAnsi" w:hAnsiTheme="minorHAnsi" w:cstheme="minorHAnsi"/>
          <w:sz w:val="22"/>
          <w:szCs w:val="22"/>
        </w:rPr>
        <w:t>l</w:t>
      </w:r>
      <w:r w:rsidRPr="00DA3CF2">
        <w:rPr>
          <w:rFonts w:asciiTheme="minorHAnsi" w:hAnsiTheme="minorHAnsi" w:cstheme="minorHAnsi"/>
          <w:sz w:val="22"/>
          <w:szCs w:val="22"/>
        </w:rPr>
        <w:t xml:space="preserve"> for major external grant </w:t>
      </w:r>
      <w:r w:rsidRPr="00DA3CF2">
        <w:rPr>
          <w:rFonts w:asciiTheme="minorHAnsi" w:hAnsiTheme="minorHAnsi" w:cstheme="minorHAnsi"/>
          <w:b/>
          <w:sz w:val="22"/>
          <w:szCs w:val="22"/>
          <w:u w:val="single"/>
        </w:rPr>
        <w:t>within</w:t>
      </w:r>
      <w:r w:rsidRPr="00DA3CF2">
        <w:rPr>
          <w:rFonts w:asciiTheme="minorHAnsi" w:hAnsiTheme="minorHAnsi" w:cstheme="minorHAnsi"/>
          <w:sz w:val="22"/>
          <w:szCs w:val="22"/>
        </w:rPr>
        <w:t xml:space="preserve"> Project Duration. </w:t>
      </w:r>
      <w:r w:rsidRPr="00DA3CF2">
        <w:rPr>
          <w:rStyle w:val="af7"/>
          <w:rFonts w:asciiTheme="minorHAnsi" w:hAnsiTheme="minorHAnsi" w:cstheme="minorHAnsi"/>
          <w:sz w:val="22"/>
          <w:szCs w:val="22"/>
        </w:rPr>
        <w:footnoteReference w:id="2"/>
      </w:r>
    </w:p>
    <w:p w14:paraId="26976F98" w14:textId="77777777" w:rsidR="002C55A4" w:rsidRPr="00DA3CF2" w:rsidRDefault="002C55A4" w:rsidP="002C55A4">
      <w:pPr>
        <w:autoSpaceDE w:val="0"/>
        <w:autoSpaceDN w:val="0"/>
        <w:adjustRightInd w:val="0"/>
        <w:ind w:left="360" w:right="520"/>
        <w:outlineLvl w:val="0"/>
        <w:rPr>
          <w:rFonts w:ascii="Calibri" w:eastAsia="PMingLiU" w:hAnsi="Calibri" w:cs="Calibri"/>
          <w:b/>
          <w:sz w:val="22"/>
          <w:szCs w:val="22"/>
          <w:u w:val="single"/>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bottom w:w="57" w:type="dxa"/>
        </w:tblCellMar>
        <w:tblLook w:val="0000" w:firstRow="0" w:lastRow="0" w:firstColumn="0" w:lastColumn="0" w:noHBand="0" w:noVBand="0"/>
      </w:tblPr>
      <w:tblGrid>
        <w:gridCol w:w="425"/>
        <w:gridCol w:w="1701"/>
        <w:gridCol w:w="3260"/>
        <w:gridCol w:w="2268"/>
        <w:gridCol w:w="1985"/>
      </w:tblGrid>
      <w:tr w:rsidR="002A66E2" w:rsidRPr="002A66E2" w14:paraId="787A3A25" w14:textId="77777777" w:rsidTr="469C6AAB">
        <w:trPr>
          <w:trHeight w:val="385"/>
        </w:trPr>
        <w:tc>
          <w:tcPr>
            <w:tcW w:w="425" w:type="dxa"/>
            <w:shd w:val="clear" w:color="auto" w:fill="CCCCCC"/>
          </w:tcPr>
          <w:p w14:paraId="1AA0CF7F" w14:textId="77777777" w:rsidR="002C55A4" w:rsidRPr="00DA3CF2" w:rsidRDefault="002C55A4"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w:t>
            </w:r>
          </w:p>
        </w:tc>
        <w:tc>
          <w:tcPr>
            <w:tcW w:w="1701" w:type="dxa"/>
            <w:shd w:val="clear" w:color="auto" w:fill="CCCCCC"/>
          </w:tcPr>
          <w:p w14:paraId="2644F43C" w14:textId="112BC0BE"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sz w:val="18"/>
                <w:szCs w:val="18"/>
              </w:rPr>
              <w:t>Sponsor</w:t>
            </w:r>
            <w:r w:rsidR="002C55A4" w:rsidRPr="00DA3CF2">
              <w:rPr>
                <w:rFonts w:ascii="Calibri" w:eastAsia="PMingLiU" w:hAnsi="Calibri" w:cs="Calibri"/>
                <w:sz w:val="18"/>
                <w:szCs w:val="18"/>
              </w:rPr>
              <w:t xml:space="preserve"> </w:t>
            </w:r>
          </w:p>
          <w:p w14:paraId="3E5A6502" w14:textId="1FBC24E5"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hint="eastAsia"/>
                <w:sz w:val="18"/>
                <w:szCs w:val="18"/>
              </w:rPr>
              <w:t>資助方</w:t>
            </w:r>
          </w:p>
          <w:p w14:paraId="2CE1D4F2" w14:textId="4695AA10"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sz w:val="18"/>
                <w:szCs w:val="18"/>
              </w:rPr>
              <w:t>(e.g., NSFC, MOST, RGC, ITC)</w:t>
            </w:r>
          </w:p>
        </w:tc>
        <w:tc>
          <w:tcPr>
            <w:tcW w:w="3260" w:type="dxa"/>
            <w:shd w:val="clear" w:color="auto" w:fill="CCCCCC"/>
          </w:tcPr>
          <w:p w14:paraId="6EB30BDF" w14:textId="75E294BF"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sz w:val="18"/>
                <w:szCs w:val="18"/>
              </w:rPr>
              <w:t>Specific Title of the Program/ Scheme</w:t>
            </w:r>
          </w:p>
          <w:p w14:paraId="65DB608C" w14:textId="6F66FD39" w:rsidR="002C55A4" w:rsidRPr="00DA3CF2" w:rsidRDefault="00F169BE" w:rsidP="000A3C25">
            <w:pPr>
              <w:autoSpaceDE w:val="0"/>
              <w:autoSpaceDN w:val="0"/>
              <w:adjustRightInd w:val="0"/>
              <w:jc w:val="center"/>
              <w:rPr>
                <w:rFonts w:ascii="Calibri" w:eastAsia="PMingLiU" w:hAnsi="Calibri" w:cs="Calibri"/>
                <w:sz w:val="18"/>
                <w:szCs w:val="18"/>
                <w:lang w:eastAsia="zh-CN"/>
              </w:rPr>
            </w:pPr>
            <w:r w:rsidRPr="00F169BE">
              <w:rPr>
                <w:rFonts w:ascii="Calibri" w:eastAsia="PMingLiU" w:hAnsi="Calibri" w:cs="Calibri" w:hint="eastAsia"/>
                <w:sz w:val="18"/>
                <w:szCs w:val="18"/>
                <w:lang w:val="en-HK"/>
              </w:rPr>
              <w:t>資助計劃</w:t>
            </w:r>
            <w:r w:rsidRPr="00F169BE">
              <w:rPr>
                <w:rFonts w:ascii="Calibri" w:eastAsia="PMingLiU" w:hAnsi="Calibri" w:cs="Calibri"/>
                <w:sz w:val="18"/>
                <w:szCs w:val="18"/>
                <w:lang w:val="en-HK"/>
              </w:rPr>
              <w:t>/</w:t>
            </w:r>
            <w:r w:rsidRPr="00F169BE">
              <w:rPr>
                <w:rFonts w:ascii="Calibri" w:eastAsia="PMingLiU" w:hAnsi="Calibri" w:cs="Calibri" w:hint="eastAsia"/>
                <w:sz w:val="18"/>
                <w:szCs w:val="18"/>
              </w:rPr>
              <w:t>項目類型</w:t>
            </w:r>
          </w:p>
        </w:tc>
        <w:tc>
          <w:tcPr>
            <w:tcW w:w="2268" w:type="dxa"/>
            <w:shd w:val="clear" w:color="auto" w:fill="CCCCCC"/>
          </w:tcPr>
          <w:p w14:paraId="2C13C27D" w14:textId="66CB92E9"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sz w:val="18"/>
                <w:szCs w:val="18"/>
              </w:rPr>
              <w:t>Specific Program/ Scheme Cohort</w:t>
            </w:r>
            <w:r w:rsidR="002C55A4" w:rsidRPr="00DA3CF2">
              <w:rPr>
                <w:rFonts w:ascii="Calibri" w:eastAsia="PMingLiU" w:hAnsi="Calibri" w:cs="Calibri"/>
                <w:sz w:val="18"/>
                <w:szCs w:val="18"/>
              </w:rPr>
              <w:t xml:space="preserve"> </w:t>
            </w:r>
          </w:p>
          <w:p w14:paraId="0D18F0E8" w14:textId="1FFF9E44"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hint="eastAsia"/>
                <w:sz w:val="18"/>
                <w:szCs w:val="18"/>
                <w:lang w:val="en-HK"/>
              </w:rPr>
              <w:t>資助計劃</w:t>
            </w:r>
            <w:r w:rsidRPr="00F169BE">
              <w:rPr>
                <w:rFonts w:ascii="Calibri" w:eastAsia="PMingLiU" w:hAnsi="Calibri" w:cs="Calibri"/>
                <w:sz w:val="18"/>
                <w:szCs w:val="18"/>
                <w:lang w:val="en-HK"/>
              </w:rPr>
              <w:t>/</w:t>
            </w:r>
            <w:r w:rsidRPr="00F169BE">
              <w:rPr>
                <w:rFonts w:ascii="Calibri" w:eastAsia="PMingLiU" w:hAnsi="Calibri" w:cs="Calibri" w:hint="eastAsia"/>
                <w:sz w:val="18"/>
                <w:szCs w:val="18"/>
              </w:rPr>
              <w:t>項目</w:t>
            </w:r>
            <w:r w:rsidRPr="00F169BE">
              <w:rPr>
                <w:rFonts w:ascii="Calibri" w:eastAsia="PMingLiU" w:hAnsi="Calibri" w:cs="Calibri" w:hint="eastAsia"/>
                <w:sz w:val="18"/>
                <w:szCs w:val="18"/>
                <w:lang w:val="en-HK"/>
              </w:rPr>
              <w:t>申請年度</w:t>
            </w:r>
            <w:r w:rsidR="002C55A4" w:rsidRPr="00DA3CF2">
              <w:rPr>
                <w:rFonts w:ascii="Calibri" w:eastAsia="PMingLiU" w:hAnsi="Calibri" w:cs="Calibri"/>
                <w:sz w:val="18"/>
                <w:szCs w:val="18"/>
              </w:rPr>
              <w:t xml:space="preserve"> </w:t>
            </w:r>
          </w:p>
          <w:p w14:paraId="10DEB04D" w14:textId="7C3D4926" w:rsidR="002C55A4" w:rsidRPr="00DA3CF2" w:rsidRDefault="00F169BE" w:rsidP="000A3C25">
            <w:pPr>
              <w:autoSpaceDE w:val="0"/>
              <w:autoSpaceDN w:val="0"/>
              <w:adjustRightInd w:val="0"/>
              <w:jc w:val="center"/>
              <w:rPr>
                <w:rFonts w:ascii="Calibri" w:eastAsiaTheme="minorEastAsia" w:hAnsi="Calibri" w:cs="Calibri"/>
                <w:sz w:val="18"/>
                <w:szCs w:val="18"/>
                <w:lang w:val="en-HK"/>
              </w:rPr>
            </w:pPr>
            <w:r w:rsidRPr="00F169BE">
              <w:rPr>
                <w:rFonts w:ascii="Calibri" w:eastAsia="PMingLiU" w:hAnsi="Calibri" w:cs="Calibri"/>
                <w:sz w:val="18"/>
                <w:szCs w:val="18"/>
              </w:rPr>
              <w:t>(e.g., 2026-27, 2026)</w:t>
            </w:r>
          </w:p>
        </w:tc>
        <w:tc>
          <w:tcPr>
            <w:tcW w:w="1985" w:type="dxa"/>
            <w:shd w:val="clear" w:color="auto" w:fill="CCCCCC"/>
          </w:tcPr>
          <w:p w14:paraId="4A1E4068" w14:textId="7B2A03BE" w:rsidR="002C55A4" w:rsidRPr="00DA3CF2" w:rsidRDefault="00F169BE" w:rsidP="000A3C25">
            <w:pPr>
              <w:autoSpaceDE w:val="0"/>
              <w:autoSpaceDN w:val="0"/>
              <w:adjustRightInd w:val="0"/>
              <w:jc w:val="center"/>
              <w:rPr>
                <w:rFonts w:ascii="Calibri" w:eastAsia="PMingLiU" w:hAnsi="Calibri" w:cs="Calibri"/>
                <w:sz w:val="18"/>
                <w:szCs w:val="18"/>
              </w:rPr>
            </w:pPr>
            <w:r w:rsidRPr="00F169BE">
              <w:rPr>
                <w:rFonts w:ascii="Calibri" w:eastAsia="PMingLiU" w:hAnsi="Calibri" w:cs="Calibri"/>
                <w:sz w:val="18"/>
                <w:szCs w:val="18"/>
              </w:rPr>
              <w:t>Proposed Budget</w:t>
            </w:r>
            <w:r w:rsidR="002C55A4" w:rsidRPr="00DA3CF2">
              <w:rPr>
                <w:rFonts w:ascii="Calibri" w:eastAsia="PMingLiU" w:hAnsi="Calibri" w:cs="Calibri"/>
                <w:sz w:val="18"/>
                <w:szCs w:val="18"/>
              </w:rPr>
              <w:t xml:space="preserve"> </w:t>
            </w:r>
          </w:p>
          <w:p w14:paraId="0599A5BC" w14:textId="1704EABF" w:rsidR="002C55A4" w:rsidRPr="00DA3CF2" w:rsidRDefault="00F169BE" w:rsidP="000A3C25">
            <w:pPr>
              <w:autoSpaceDE w:val="0"/>
              <w:autoSpaceDN w:val="0"/>
              <w:adjustRightInd w:val="0"/>
              <w:jc w:val="center"/>
              <w:rPr>
                <w:rFonts w:ascii="Calibri" w:eastAsia="DengXian" w:hAnsi="Calibri" w:cs="Calibri"/>
                <w:sz w:val="18"/>
                <w:szCs w:val="18"/>
                <w:lang w:eastAsia="zh-CN"/>
              </w:rPr>
            </w:pPr>
            <w:r w:rsidRPr="00F169BE">
              <w:rPr>
                <w:rFonts w:ascii="Calibri" w:eastAsia="PMingLiU" w:hAnsi="Calibri" w:cs="Calibri" w:hint="eastAsia"/>
                <w:sz w:val="18"/>
                <w:szCs w:val="18"/>
              </w:rPr>
              <w:t>申請預算</w:t>
            </w:r>
          </w:p>
          <w:p w14:paraId="7277C980" w14:textId="6855ED49" w:rsidR="002C55A4" w:rsidRPr="00DA3CF2" w:rsidRDefault="00F169BE" w:rsidP="000A3C25">
            <w:pPr>
              <w:autoSpaceDE w:val="0"/>
              <w:autoSpaceDN w:val="0"/>
              <w:adjustRightInd w:val="0"/>
              <w:jc w:val="center"/>
              <w:rPr>
                <w:rFonts w:ascii="Calibri" w:eastAsia="DengXian" w:hAnsi="Calibri" w:cs="Calibri"/>
                <w:sz w:val="18"/>
                <w:szCs w:val="18"/>
                <w:lang w:eastAsia="zh-CN"/>
              </w:rPr>
            </w:pPr>
            <w:r w:rsidRPr="00F169BE">
              <w:rPr>
                <w:rFonts w:ascii="Calibri" w:eastAsia="PMingLiU" w:hAnsi="Calibri" w:cs="Calibri"/>
                <w:sz w:val="18"/>
                <w:szCs w:val="18"/>
              </w:rPr>
              <w:t>(RMB or HK$)</w:t>
            </w:r>
          </w:p>
        </w:tc>
      </w:tr>
      <w:tr w:rsidR="002A66E2" w:rsidRPr="002A66E2" w14:paraId="2E47FC63" w14:textId="77777777" w:rsidTr="469C6AAB">
        <w:trPr>
          <w:trHeight w:val="1046"/>
        </w:trPr>
        <w:tc>
          <w:tcPr>
            <w:tcW w:w="425" w:type="dxa"/>
            <w:tcBorders>
              <w:bottom w:val="single" w:sz="6" w:space="0" w:color="000000" w:themeColor="text1"/>
            </w:tcBorders>
          </w:tcPr>
          <w:p w14:paraId="04158705" w14:textId="77777777" w:rsidR="002C55A4" w:rsidRPr="00DA3CF2" w:rsidRDefault="002C55A4"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1</w:t>
            </w:r>
          </w:p>
        </w:tc>
        <w:tc>
          <w:tcPr>
            <w:tcW w:w="1701" w:type="dxa"/>
            <w:tcBorders>
              <w:bottom w:val="single" w:sz="6" w:space="0" w:color="000000" w:themeColor="text1"/>
            </w:tcBorders>
          </w:tcPr>
          <w:p w14:paraId="48E97BBF" w14:textId="15FBDF6E" w:rsidR="002C55A4" w:rsidRPr="00DA3CF2" w:rsidRDefault="0030035F" w:rsidP="000A3C25">
            <w:pPr>
              <w:autoSpaceDE w:val="0"/>
              <w:autoSpaceDN w:val="0"/>
              <w:adjustRightInd w:val="0"/>
              <w:rPr>
                <w:rFonts w:ascii="Calibri" w:eastAsia="PMingLiU" w:hAnsi="Calibri" w:cs="Calibri"/>
                <w:sz w:val="20"/>
                <w:szCs w:val="20"/>
              </w:rPr>
            </w:pPr>
            <w:r>
              <w:rPr>
                <w:rFonts w:ascii="Calibri" w:eastAsia="DengXian" w:hAnsi="Calibri" w:cs="Calibri" w:hint="eastAsia"/>
                <w:sz w:val="20"/>
                <w:szCs w:val="20"/>
                <w:lang w:eastAsia="zh-CN"/>
              </w:rPr>
              <w:t>NSFC</w:t>
            </w:r>
          </w:p>
        </w:tc>
        <w:tc>
          <w:tcPr>
            <w:tcW w:w="3260" w:type="dxa"/>
          </w:tcPr>
          <w:p w14:paraId="403D1951" w14:textId="2824F97D" w:rsidR="002C55A4" w:rsidRPr="00DA3CF2" w:rsidRDefault="00EA4B4C" w:rsidP="000A3C25">
            <w:pPr>
              <w:autoSpaceDE w:val="0"/>
              <w:autoSpaceDN w:val="0"/>
              <w:adjustRightInd w:val="0"/>
              <w:rPr>
                <w:rFonts w:ascii="Calibri" w:eastAsia="PMingLiU" w:hAnsi="Calibri" w:cs="Calibri"/>
                <w:sz w:val="22"/>
                <w:szCs w:val="22"/>
              </w:rPr>
            </w:pPr>
            <w:ins w:id="25" w:author="叶鸿 徐" w:date="2025-11-22T17:51:00Z" w16du:dateUtc="2025-11-22T09:51:00Z">
              <w:r>
                <w:rPr>
                  <w:rFonts w:ascii="Calibri" w:eastAsia="DengXian" w:hAnsi="Calibri" w:cs="Calibri" w:hint="eastAsia"/>
                  <w:sz w:val="20"/>
                  <w:szCs w:val="20"/>
                  <w:lang w:eastAsia="zh-CN"/>
                </w:rPr>
                <w:t>重</w:t>
              </w:r>
            </w:ins>
            <w:commentRangeStart w:id="26"/>
            <w:del w:id="27" w:author="叶鸿 徐" w:date="2025-11-22T17:51:00Z" w16du:dateUtc="2025-11-22T09:51:00Z">
              <w:r w:rsidR="0030035F" w:rsidRPr="469C6AAB" w:rsidDel="00EA4B4C">
                <w:rPr>
                  <w:rFonts w:ascii="Calibri" w:eastAsia="DengXian" w:hAnsi="Calibri" w:cs="Calibri"/>
                  <w:sz w:val="20"/>
                  <w:szCs w:val="20"/>
                  <w:lang w:eastAsia="zh-CN"/>
                </w:rPr>
                <w:delText>面上</w:delText>
              </w:r>
              <w:commentRangeEnd w:id="26"/>
              <w:r w:rsidR="0030035F" w:rsidDel="00EA4B4C">
                <w:commentReference w:id="26"/>
              </w:r>
            </w:del>
            <w:del w:id="28" w:author="叶鸿 徐" w:date="2025-11-22T17:50:00Z" w16du:dateUtc="2025-11-22T09:50:00Z">
              <w:r w:rsidR="0030035F" w:rsidRPr="469C6AAB" w:rsidDel="00EA4B4C">
                <w:rPr>
                  <w:rFonts w:ascii="Calibri" w:eastAsia="DengXian" w:hAnsi="Calibri" w:cs="Calibri"/>
                  <w:sz w:val="20"/>
                  <w:szCs w:val="20"/>
                  <w:lang w:eastAsia="zh-CN"/>
                </w:rPr>
                <w:delText>或</w:delText>
              </w:r>
            </w:del>
            <w:del w:id="29" w:author="叶鸿 徐" w:date="2025-11-22T17:51:00Z" w16du:dateUtc="2025-11-22T09:51:00Z">
              <w:r w:rsidR="0030035F" w:rsidRPr="469C6AAB" w:rsidDel="00EA4B4C">
                <w:rPr>
                  <w:rFonts w:ascii="Calibri" w:eastAsia="DengXian" w:hAnsi="Calibri" w:cs="Calibri"/>
                  <w:sz w:val="20"/>
                  <w:szCs w:val="20"/>
                  <w:lang w:eastAsia="zh-CN"/>
                </w:rPr>
                <w:delText>重</w:delText>
              </w:r>
            </w:del>
            <w:r w:rsidR="0030035F" w:rsidRPr="469C6AAB">
              <w:rPr>
                <w:rFonts w:ascii="Calibri" w:eastAsia="DengXian" w:hAnsi="Calibri" w:cs="Calibri"/>
                <w:sz w:val="20"/>
                <w:szCs w:val="20"/>
                <w:lang w:eastAsia="zh-CN"/>
              </w:rPr>
              <w:t>点项目</w:t>
            </w:r>
          </w:p>
        </w:tc>
        <w:tc>
          <w:tcPr>
            <w:tcW w:w="2268" w:type="dxa"/>
          </w:tcPr>
          <w:p w14:paraId="0301047B" w14:textId="07B9B645" w:rsidR="002C55A4" w:rsidRPr="00DA3CF2" w:rsidRDefault="0030035F" w:rsidP="000A3C25">
            <w:pPr>
              <w:autoSpaceDE w:val="0"/>
              <w:autoSpaceDN w:val="0"/>
              <w:adjustRightInd w:val="0"/>
              <w:rPr>
                <w:rFonts w:ascii="Calibri" w:eastAsia="PMingLiU" w:hAnsi="Calibri" w:cs="Calibri"/>
                <w:sz w:val="22"/>
                <w:szCs w:val="22"/>
              </w:rPr>
            </w:pPr>
            <w:r w:rsidRPr="00A436CA">
              <w:rPr>
                <w:rFonts w:ascii="Calibri" w:eastAsia="DengXian" w:hAnsi="Calibri" w:cs="Calibri" w:hint="eastAsia"/>
                <w:sz w:val="20"/>
                <w:szCs w:val="20"/>
                <w:lang w:eastAsia="zh-CN"/>
              </w:rPr>
              <w:t>2026 or 2027</w:t>
            </w:r>
          </w:p>
        </w:tc>
        <w:tc>
          <w:tcPr>
            <w:tcW w:w="1985" w:type="dxa"/>
          </w:tcPr>
          <w:p w14:paraId="5915A42B" w14:textId="4B9F470B" w:rsidR="002C55A4" w:rsidRPr="00DA3CF2" w:rsidRDefault="00EA4B4C" w:rsidP="000A3C25">
            <w:pPr>
              <w:autoSpaceDE w:val="0"/>
              <w:autoSpaceDN w:val="0"/>
              <w:adjustRightInd w:val="0"/>
              <w:rPr>
                <w:rFonts w:ascii="Calibri" w:eastAsia="PMingLiU" w:hAnsi="Calibri" w:cs="Calibri"/>
                <w:sz w:val="22"/>
                <w:szCs w:val="22"/>
              </w:rPr>
            </w:pPr>
            <w:ins w:id="30" w:author="叶鸿 徐" w:date="2025-11-22T17:50:00Z" w16du:dateUtc="2025-11-22T09:50:00Z">
              <w:r>
                <w:rPr>
                  <w:rFonts w:ascii="Calibri" w:eastAsia="DengXian" w:hAnsi="Calibri" w:cs="Calibri" w:hint="eastAsia"/>
                  <w:sz w:val="20"/>
                  <w:szCs w:val="20"/>
                  <w:lang w:eastAsia="zh-CN"/>
                </w:rPr>
                <w:t>1M-</w:t>
              </w:r>
            </w:ins>
            <w:commentRangeStart w:id="31"/>
            <w:del w:id="32" w:author="叶鸿 徐" w:date="2025-11-22T17:50:00Z" w16du:dateUtc="2025-11-22T09:50:00Z">
              <w:r w:rsidR="0030035F" w:rsidRPr="00A436CA" w:rsidDel="00EA4B4C">
                <w:rPr>
                  <w:rFonts w:ascii="Calibri" w:eastAsia="DengXian" w:hAnsi="Calibri" w:cs="Calibri" w:hint="eastAsia"/>
                  <w:sz w:val="20"/>
                  <w:szCs w:val="20"/>
                  <w:lang w:eastAsia="zh-CN"/>
                </w:rPr>
                <w:delText>60K</w:delText>
              </w:r>
              <w:bookmarkStart w:id="33" w:name="OLE_LINK1"/>
              <w:bookmarkStart w:id="34" w:name="OLE_LINK2"/>
              <w:commentRangeEnd w:id="31"/>
              <w:r w:rsidR="00E2316C" w:rsidDel="00EA4B4C">
                <w:rPr>
                  <w:rStyle w:val="ad"/>
                </w:rPr>
                <w:commentReference w:id="31"/>
              </w:r>
              <w:r w:rsidR="0030035F" w:rsidRPr="00A436CA" w:rsidDel="00EA4B4C">
                <w:rPr>
                  <w:rFonts w:ascii="Calibri" w:eastAsia="DengXian" w:hAnsi="Calibri" w:cs="Calibri" w:hint="eastAsia"/>
                  <w:sz w:val="20"/>
                  <w:szCs w:val="20"/>
                  <w:lang w:eastAsia="zh-CN"/>
                </w:rPr>
                <w:delText>-</w:delText>
              </w:r>
            </w:del>
            <w:bookmarkEnd w:id="33"/>
            <w:bookmarkEnd w:id="34"/>
            <w:ins w:id="35" w:author="叶鸿 徐" w:date="2025-11-22T17:50:00Z" w16du:dateUtc="2025-11-22T09:50:00Z">
              <w:r>
                <w:rPr>
                  <w:rFonts w:ascii="Calibri" w:eastAsia="DengXian" w:hAnsi="Calibri" w:cs="Calibri" w:hint="eastAsia"/>
                  <w:sz w:val="20"/>
                  <w:szCs w:val="20"/>
                  <w:lang w:eastAsia="zh-CN"/>
                </w:rPr>
                <w:t>3</w:t>
              </w:r>
            </w:ins>
            <w:del w:id="36" w:author="叶鸿 徐" w:date="2025-11-22T17:50:00Z" w16du:dateUtc="2025-11-22T09:50:00Z">
              <w:r w:rsidR="0030035F" w:rsidRPr="00A436CA" w:rsidDel="00EA4B4C">
                <w:rPr>
                  <w:rFonts w:ascii="Calibri" w:eastAsia="DengXian" w:hAnsi="Calibri" w:cs="Calibri" w:hint="eastAsia"/>
                  <w:sz w:val="20"/>
                  <w:szCs w:val="20"/>
                  <w:lang w:eastAsia="zh-CN"/>
                </w:rPr>
                <w:delText>2</w:delText>
              </w:r>
            </w:del>
            <w:r w:rsidR="0030035F" w:rsidRPr="00A436CA">
              <w:rPr>
                <w:rFonts w:ascii="Calibri" w:eastAsia="DengXian" w:hAnsi="Calibri" w:cs="Calibri" w:hint="eastAsia"/>
                <w:sz w:val="20"/>
                <w:szCs w:val="20"/>
                <w:lang w:eastAsia="zh-CN"/>
              </w:rPr>
              <w:t>M RMB</w:t>
            </w:r>
          </w:p>
        </w:tc>
      </w:tr>
      <w:tr w:rsidR="002A66E2" w:rsidRPr="002A66E2" w14:paraId="1EA1B2AC" w14:textId="77777777" w:rsidTr="469C6AAB">
        <w:trPr>
          <w:trHeight w:val="1085"/>
        </w:trPr>
        <w:tc>
          <w:tcPr>
            <w:tcW w:w="425" w:type="dxa"/>
            <w:tcBorders>
              <w:bottom w:val="single" w:sz="6" w:space="0" w:color="000000" w:themeColor="text1"/>
            </w:tcBorders>
          </w:tcPr>
          <w:p w14:paraId="1AAA28A0" w14:textId="77777777" w:rsidR="002C55A4" w:rsidRPr="00DA3CF2" w:rsidRDefault="002C55A4"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2</w:t>
            </w:r>
          </w:p>
        </w:tc>
        <w:tc>
          <w:tcPr>
            <w:tcW w:w="1701" w:type="dxa"/>
            <w:tcBorders>
              <w:bottom w:val="single" w:sz="6" w:space="0" w:color="000000" w:themeColor="text1"/>
            </w:tcBorders>
          </w:tcPr>
          <w:p w14:paraId="0CE5409E" w14:textId="6D984646" w:rsidR="002C55A4" w:rsidRPr="00DA3CF2" w:rsidRDefault="003A7EF5" w:rsidP="000A3C25">
            <w:pPr>
              <w:autoSpaceDE w:val="0"/>
              <w:autoSpaceDN w:val="0"/>
              <w:adjustRightInd w:val="0"/>
              <w:rPr>
                <w:rFonts w:ascii="Calibri" w:eastAsia="PMingLiU" w:hAnsi="Calibri" w:cs="Calibri"/>
                <w:sz w:val="20"/>
                <w:szCs w:val="20"/>
                <w:lang w:eastAsia="zh-CN"/>
              </w:rPr>
            </w:pPr>
            <w:r>
              <w:rPr>
                <w:rFonts w:ascii="Calibri" w:eastAsia="PMingLiU" w:hAnsi="Calibri" w:cs="Calibri" w:hint="eastAsia"/>
                <w:sz w:val="20"/>
                <w:szCs w:val="20"/>
                <w:lang w:eastAsia="zh-CN"/>
              </w:rPr>
              <w:t>RGC</w:t>
            </w:r>
          </w:p>
        </w:tc>
        <w:tc>
          <w:tcPr>
            <w:tcW w:w="3260" w:type="dxa"/>
          </w:tcPr>
          <w:p w14:paraId="51ECB39B" w14:textId="7B9A57EF" w:rsidR="002C55A4" w:rsidRPr="00DA3CF2" w:rsidRDefault="003231F1" w:rsidP="000A3C25">
            <w:pPr>
              <w:autoSpaceDE w:val="0"/>
              <w:autoSpaceDN w:val="0"/>
              <w:adjustRightInd w:val="0"/>
              <w:rPr>
                <w:rFonts w:ascii="Calibri" w:eastAsia="PMingLiU" w:hAnsi="Calibri" w:cs="Calibri"/>
                <w:sz w:val="22"/>
                <w:szCs w:val="22"/>
                <w:lang w:eastAsia="zh-CN"/>
              </w:rPr>
            </w:pPr>
            <w:commentRangeStart w:id="37"/>
            <w:r w:rsidRPr="003231F1">
              <w:rPr>
                <w:rFonts w:ascii="Calibri" w:eastAsia="PMingLiU" w:hAnsi="Calibri" w:cs="Calibri"/>
                <w:sz w:val="22"/>
                <w:szCs w:val="22"/>
                <w:lang w:eastAsia="zh-CN"/>
              </w:rPr>
              <w:t>Collaborative Research Fund</w:t>
            </w:r>
            <w:commentRangeEnd w:id="37"/>
            <w:r w:rsidR="00F02ABB">
              <w:rPr>
                <w:rStyle w:val="ad"/>
              </w:rPr>
              <w:commentReference w:id="37"/>
            </w:r>
          </w:p>
        </w:tc>
        <w:tc>
          <w:tcPr>
            <w:tcW w:w="2268" w:type="dxa"/>
          </w:tcPr>
          <w:p w14:paraId="00B322B8" w14:textId="042E8204" w:rsidR="002C55A4" w:rsidRPr="00DA3CF2" w:rsidRDefault="003F14AF" w:rsidP="000A3C25">
            <w:pPr>
              <w:autoSpaceDE w:val="0"/>
              <w:autoSpaceDN w:val="0"/>
              <w:adjustRightInd w:val="0"/>
              <w:rPr>
                <w:rFonts w:ascii="Calibri" w:eastAsia="PMingLiU" w:hAnsi="Calibri" w:cs="Calibri"/>
                <w:sz w:val="22"/>
                <w:szCs w:val="22"/>
              </w:rPr>
            </w:pPr>
            <w:r w:rsidRPr="00A436CA">
              <w:rPr>
                <w:rFonts w:ascii="Calibri" w:eastAsia="DengXian" w:hAnsi="Calibri" w:cs="Calibri" w:hint="eastAsia"/>
                <w:sz w:val="20"/>
                <w:szCs w:val="20"/>
                <w:lang w:eastAsia="zh-CN"/>
              </w:rPr>
              <w:t>2026 or 2027</w:t>
            </w:r>
          </w:p>
        </w:tc>
        <w:tc>
          <w:tcPr>
            <w:tcW w:w="1985" w:type="dxa"/>
          </w:tcPr>
          <w:p w14:paraId="7347A569" w14:textId="2631E117" w:rsidR="002C55A4" w:rsidRPr="00DA3CF2" w:rsidRDefault="005955AB" w:rsidP="000A3C25">
            <w:pPr>
              <w:autoSpaceDE w:val="0"/>
              <w:autoSpaceDN w:val="0"/>
              <w:adjustRightInd w:val="0"/>
              <w:rPr>
                <w:rFonts w:ascii="Calibri" w:eastAsia="PMingLiU" w:hAnsi="Calibri" w:cs="Calibri"/>
                <w:sz w:val="22"/>
                <w:szCs w:val="22"/>
                <w:lang w:eastAsia="zh-CN"/>
              </w:rPr>
            </w:pPr>
            <w:ins w:id="38" w:author="叶鸿 徐" w:date="2025-11-27T20:39:00Z" w16du:dateUtc="2025-11-27T12:39:00Z">
              <w:r>
                <w:rPr>
                  <w:rFonts w:ascii="Calibri" w:eastAsia="PMingLiU" w:hAnsi="Calibri" w:cs="Calibri" w:hint="eastAsia"/>
                  <w:sz w:val="22"/>
                  <w:szCs w:val="22"/>
                  <w:lang w:eastAsia="zh-CN"/>
                </w:rPr>
                <w:t>3</w:t>
              </w:r>
            </w:ins>
            <w:commentRangeStart w:id="39"/>
            <w:del w:id="40" w:author="叶鸿 徐" w:date="2025-11-22T17:59:00Z" w16du:dateUtc="2025-11-22T09:59:00Z">
              <w:r w:rsidR="62A78915" w:rsidRPr="469C6AAB" w:rsidDel="00EA4B4C">
                <w:rPr>
                  <w:rFonts w:ascii="Calibri" w:eastAsia="PMingLiU" w:hAnsi="Calibri" w:cs="Calibri"/>
                  <w:sz w:val="22"/>
                  <w:szCs w:val="22"/>
                  <w:lang w:eastAsia="zh-CN"/>
                </w:rPr>
                <w:delText>500</w:delText>
              </w:r>
            </w:del>
            <w:ins w:id="41" w:author="叶鸿 徐" w:date="2025-11-22T17:59:00Z" w16du:dateUtc="2025-11-22T09:59:00Z">
              <w:r w:rsidR="00EA4B4C">
                <w:rPr>
                  <w:rFonts w:ascii="Calibri" w:eastAsia="PMingLiU" w:hAnsi="Calibri" w:cs="Calibri" w:hint="eastAsia"/>
                  <w:sz w:val="22"/>
                  <w:szCs w:val="22"/>
                  <w:lang w:eastAsia="zh-CN"/>
                </w:rPr>
                <w:t>M</w:t>
              </w:r>
            </w:ins>
            <w:del w:id="42" w:author="叶鸿 徐" w:date="2025-11-22T17:59:00Z" w16du:dateUtc="2025-11-22T09:59:00Z">
              <w:r w:rsidR="62A78915" w:rsidRPr="469C6AAB" w:rsidDel="00EA4B4C">
                <w:rPr>
                  <w:rFonts w:ascii="Calibri" w:eastAsia="PMingLiU" w:hAnsi="Calibri" w:cs="Calibri"/>
                  <w:sz w:val="22"/>
                  <w:szCs w:val="22"/>
                  <w:lang w:eastAsia="zh-CN"/>
                </w:rPr>
                <w:delText>K</w:delText>
              </w:r>
            </w:del>
            <w:del w:id="43" w:author="叶鸿 徐" w:date="2025-11-27T20:39:00Z" w16du:dateUtc="2025-11-27T12:39:00Z">
              <w:r w:rsidR="1F590315" w:rsidRPr="469C6AAB" w:rsidDel="005955AB">
                <w:rPr>
                  <w:rFonts w:ascii="Calibri" w:eastAsia="DengXian" w:hAnsi="Calibri" w:cs="Calibri"/>
                  <w:sz w:val="20"/>
                  <w:szCs w:val="20"/>
                  <w:lang w:eastAsia="zh-CN"/>
                </w:rPr>
                <w:delText>-</w:delText>
              </w:r>
              <w:r w:rsidR="62A78915" w:rsidRPr="469C6AAB" w:rsidDel="005955AB">
                <w:rPr>
                  <w:rFonts w:ascii="Calibri" w:eastAsia="PMingLiU" w:hAnsi="Calibri" w:cs="Calibri"/>
                  <w:sz w:val="22"/>
                  <w:szCs w:val="22"/>
                  <w:lang w:eastAsia="zh-CN"/>
                </w:rPr>
                <w:delText>2M</w:delText>
              </w:r>
            </w:del>
            <w:r w:rsidR="62A78915" w:rsidRPr="469C6AAB">
              <w:rPr>
                <w:rFonts w:ascii="Calibri" w:eastAsia="PMingLiU" w:hAnsi="Calibri" w:cs="Calibri"/>
                <w:sz w:val="22"/>
                <w:szCs w:val="22"/>
                <w:lang w:eastAsia="zh-CN"/>
              </w:rPr>
              <w:t xml:space="preserve"> HKD</w:t>
            </w:r>
            <w:commentRangeEnd w:id="39"/>
            <w:r w:rsidR="003F14AF">
              <w:commentReference w:id="39"/>
            </w:r>
          </w:p>
        </w:tc>
      </w:tr>
      <w:tr w:rsidR="002A66E2" w:rsidRPr="002A66E2" w14:paraId="31F7D07F" w14:textId="77777777" w:rsidTr="469C6AAB">
        <w:trPr>
          <w:trHeight w:val="1003"/>
        </w:trPr>
        <w:tc>
          <w:tcPr>
            <w:tcW w:w="425" w:type="dxa"/>
            <w:tcBorders>
              <w:bottom w:val="single" w:sz="6" w:space="0" w:color="000000" w:themeColor="text1"/>
            </w:tcBorders>
          </w:tcPr>
          <w:p w14:paraId="3C50235C" w14:textId="77777777" w:rsidR="002C55A4" w:rsidRPr="00DA3CF2" w:rsidRDefault="002C55A4" w:rsidP="000A3C25">
            <w:pPr>
              <w:autoSpaceDE w:val="0"/>
              <w:autoSpaceDN w:val="0"/>
              <w:adjustRightInd w:val="0"/>
              <w:rPr>
                <w:rFonts w:ascii="Calibri" w:eastAsia="PMingLiU" w:hAnsi="Calibri" w:cs="Calibri"/>
                <w:sz w:val="20"/>
                <w:szCs w:val="20"/>
              </w:rPr>
            </w:pPr>
            <w:r w:rsidRPr="00DA3CF2">
              <w:rPr>
                <w:rFonts w:ascii="Calibri" w:eastAsia="PMingLiU" w:hAnsi="Calibri" w:cs="Calibri"/>
                <w:sz w:val="20"/>
                <w:szCs w:val="20"/>
              </w:rPr>
              <w:t>3</w:t>
            </w:r>
          </w:p>
        </w:tc>
        <w:tc>
          <w:tcPr>
            <w:tcW w:w="1701" w:type="dxa"/>
            <w:tcBorders>
              <w:bottom w:val="single" w:sz="6" w:space="0" w:color="000000" w:themeColor="text1"/>
            </w:tcBorders>
          </w:tcPr>
          <w:p w14:paraId="69696712" w14:textId="3EB12D9A" w:rsidR="002C55A4" w:rsidRPr="00DA3CF2" w:rsidRDefault="00EA4B4C" w:rsidP="000A3C25">
            <w:pPr>
              <w:autoSpaceDE w:val="0"/>
              <w:autoSpaceDN w:val="0"/>
              <w:adjustRightInd w:val="0"/>
              <w:rPr>
                <w:rFonts w:ascii="Calibri" w:eastAsia="PMingLiU" w:hAnsi="Calibri" w:cs="Calibri"/>
                <w:sz w:val="20"/>
                <w:szCs w:val="20"/>
                <w:lang w:eastAsia="zh-CN"/>
              </w:rPr>
            </w:pPr>
            <w:ins w:id="44" w:author="叶鸿 徐" w:date="2025-11-22T17:59:00Z" w16du:dateUtc="2025-11-22T09:59:00Z">
              <w:r>
                <w:rPr>
                  <w:rFonts w:ascii="Calibri" w:eastAsia="PMingLiU" w:hAnsi="Calibri" w:cs="Calibri" w:hint="eastAsia"/>
                  <w:sz w:val="20"/>
                  <w:szCs w:val="20"/>
                  <w:lang w:eastAsia="zh-CN"/>
                </w:rPr>
                <w:t>ITF</w:t>
              </w:r>
            </w:ins>
          </w:p>
        </w:tc>
        <w:tc>
          <w:tcPr>
            <w:tcW w:w="3260" w:type="dxa"/>
          </w:tcPr>
          <w:p w14:paraId="0BA417E7" w14:textId="6F6A2210" w:rsidR="002C55A4" w:rsidRPr="00F064B4" w:rsidRDefault="00505CCA" w:rsidP="00C23DBC">
            <w:pPr>
              <w:autoSpaceDE w:val="0"/>
              <w:autoSpaceDN w:val="0"/>
              <w:adjustRightInd w:val="0"/>
              <w:rPr>
                <w:rFonts w:ascii="Calibri" w:eastAsia="PMingLiU" w:hAnsi="Calibri" w:cs="Calibri"/>
                <w:sz w:val="22"/>
                <w:szCs w:val="22"/>
                <w:lang w:eastAsia="zh-CN"/>
              </w:rPr>
            </w:pPr>
            <w:ins w:id="45" w:author="叶鸿 徐" w:date="2025-11-22T18:01:00Z" w16du:dateUtc="2025-11-22T10:01:00Z">
              <w:r>
                <w:rPr>
                  <w:rFonts w:ascii="Calibri" w:eastAsia="PMingLiU" w:hAnsi="Calibri" w:cs="Calibri" w:hint="eastAsia"/>
                  <w:sz w:val="22"/>
                  <w:szCs w:val="22"/>
                  <w:lang w:eastAsia="zh-CN"/>
                </w:rPr>
                <w:t>内地和香港科技合作</w:t>
              </w:r>
            </w:ins>
            <w:ins w:id="46" w:author="叶鸿 徐" w:date="2025-11-22T18:02:00Z" w16du:dateUtc="2025-11-22T10:02:00Z">
              <w:r>
                <w:rPr>
                  <w:rFonts w:ascii="Calibri" w:eastAsia="PMingLiU" w:hAnsi="Calibri" w:cs="Calibri" w:hint="eastAsia"/>
                  <w:sz w:val="22"/>
                  <w:szCs w:val="22"/>
                  <w:lang w:eastAsia="zh-CN"/>
                </w:rPr>
                <w:t>资助计划</w:t>
              </w:r>
            </w:ins>
          </w:p>
        </w:tc>
        <w:tc>
          <w:tcPr>
            <w:tcW w:w="2268" w:type="dxa"/>
          </w:tcPr>
          <w:p w14:paraId="31359DC9" w14:textId="39D4C369" w:rsidR="002C55A4" w:rsidRPr="00DA3CF2" w:rsidRDefault="00EA4B4C" w:rsidP="000A3C25">
            <w:pPr>
              <w:autoSpaceDE w:val="0"/>
              <w:autoSpaceDN w:val="0"/>
              <w:adjustRightInd w:val="0"/>
              <w:rPr>
                <w:rFonts w:ascii="Calibri" w:eastAsia="PMingLiU" w:hAnsi="Calibri" w:cs="Calibri"/>
                <w:sz w:val="22"/>
                <w:szCs w:val="22"/>
                <w:lang w:eastAsia="zh-CN"/>
              </w:rPr>
            </w:pPr>
            <w:ins w:id="47" w:author="叶鸿 徐" w:date="2025-11-22T17:59:00Z" w16du:dateUtc="2025-11-22T09:59:00Z">
              <w:r>
                <w:rPr>
                  <w:rFonts w:ascii="Calibri" w:eastAsia="PMingLiU" w:hAnsi="Calibri" w:cs="Calibri" w:hint="eastAsia"/>
                  <w:sz w:val="22"/>
                  <w:szCs w:val="22"/>
                  <w:lang w:eastAsia="zh-CN"/>
                </w:rPr>
                <w:t>2026</w:t>
              </w:r>
              <w:r w:rsidR="004D42A9">
                <w:rPr>
                  <w:rFonts w:ascii="Calibri" w:eastAsia="PMingLiU" w:hAnsi="Calibri" w:cs="Calibri" w:hint="eastAsia"/>
                  <w:sz w:val="22"/>
                  <w:szCs w:val="22"/>
                  <w:lang w:eastAsia="zh-CN"/>
                </w:rPr>
                <w:t>-2027</w:t>
              </w:r>
            </w:ins>
          </w:p>
        </w:tc>
        <w:tc>
          <w:tcPr>
            <w:tcW w:w="1985" w:type="dxa"/>
          </w:tcPr>
          <w:p w14:paraId="70F2E994" w14:textId="2BCCF18E" w:rsidR="002C55A4" w:rsidRPr="00DA3CF2" w:rsidRDefault="00505CCA" w:rsidP="000A3C25">
            <w:pPr>
              <w:autoSpaceDE w:val="0"/>
              <w:autoSpaceDN w:val="0"/>
              <w:adjustRightInd w:val="0"/>
              <w:rPr>
                <w:rFonts w:ascii="Calibri" w:eastAsia="PMingLiU" w:hAnsi="Calibri" w:cs="Calibri" w:hint="eastAsia"/>
                <w:sz w:val="22"/>
                <w:szCs w:val="22"/>
                <w:lang w:eastAsia="zh-CN"/>
              </w:rPr>
            </w:pPr>
            <w:ins w:id="48" w:author="叶鸿 徐" w:date="2025-11-22T18:02:00Z" w16du:dateUtc="2025-11-22T10:02:00Z">
              <w:r>
                <w:rPr>
                  <w:rFonts w:ascii="Calibri" w:eastAsia="PMingLiU" w:hAnsi="Calibri" w:cs="Calibri" w:hint="eastAsia"/>
                  <w:sz w:val="22"/>
                  <w:szCs w:val="22"/>
                  <w:lang w:eastAsia="zh-CN"/>
                </w:rPr>
                <w:t>3M</w:t>
              </w:r>
            </w:ins>
            <w:ins w:id="49" w:author="叶鸿 徐" w:date="2025-11-27T20:56:00Z" w16du:dateUtc="2025-11-27T12:56:00Z">
              <w:r w:rsidR="00D53701">
                <w:rPr>
                  <w:rFonts w:ascii="Calibri" w:eastAsia="PMingLiU" w:hAnsi="Calibri" w:cs="Calibri" w:hint="eastAsia"/>
                  <w:sz w:val="22"/>
                  <w:szCs w:val="22"/>
                  <w:lang w:eastAsia="zh-CN"/>
                </w:rPr>
                <w:t xml:space="preserve"> HKD</w:t>
              </w:r>
            </w:ins>
          </w:p>
        </w:tc>
      </w:tr>
    </w:tbl>
    <w:p w14:paraId="1CC33313" w14:textId="77777777" w:rsidR="00325417" w:rsidRPr="00DA3CF2" w:rsidRDefault="00325417" w:rsidP="00325417">
      <w:pPr>
        <w:autoSpaceDE w:val="0"/>
        <w:autoSpaceDN w:val="0"/>
        <w:adjustRightInd w:val="0"/>
        <w:ind w:right="520"/>
        <w:jc w:val="both"/>
        <w:outlineLvl w:val="0"/>
        <w:rPr>
          <w:rFonts w:ascii="Calibri" w:eastAsia="PMingLiU" w:hAnsi="Calibri" w:cs="Calibri"/>
          <w:b/>
          <w:sz w:val="22"/>
          <w:szCs w:val="22"/>
          <w:u w:val="single"/>
        </w:rPr>
      </w:pPr>
    </w:p>
    <w:p w14:paraId="4938ACC0" w14:textId="77777777" w:rsidR="00861412" w:rsidRPr="00DA3CF2" w:rsidRDefault="00861412" w:rsidP="00325417">
      <w:pPr>
        <w:autoSpaceDE w:val="0"/>
        <w:autoSpaceDN w:val="0"/>
        <w:adjustRightInd w:val="0"/>
        <w:ind w:right="520"/>
        <w:jc w:val="both"/>
        <w:outlineLvl w:val="0"/>
        <w:rPr>
          <w:rFonts w:ascii="Calibri" w:eastAsia="PMingLiU" w:hAnsi="Calibri" w:cs="Calibri"/>
          <w:b/>
          <w:sz w:val="22"/>
          <w:szCs w:val="22"/>
          <w:u w:val="single"/>
        </w:rPr>
      </w:pPr>
    </w:p>
    <w:p w14:paraId="0F925C4E" w14:textId="4D3C4E8B" w:rsidR="002C55A4" w:rsidRPr="00DA3CF2" w:rsidRDefault="002C55A4" w:rsidP="00610B01">
      <w:pPr>
        <w:pStyle w:val="aa"/>
        <w:numPr>
          <w:ilvl w:val="1"/>
          <w:numId w:val="1"/>
        </w:numPr>
        <w:autoSpaceDE w:val="0"/>
        <w:autoSpaceDN w:val="0"/>
        <w:adjustRightInd w:val="0"/>
        <w:ind w:left="709" w:right="520"/>
        <w:outlineLvl w:val="0"/>
        <w:rPr>
          <w:rFonts w:asciiTheme="minorHAnsi" w:eastAsia="PMingLiU" w:hAnsiTheme="minorHAnsi" w:cstheme="minorHAnsi"/>
          <w:sz w:val="22"/>
          <w:szCs w:val="22"/>
        </w:rPr>
      </w:pPr>
      <w:r w:rsidRPr="00DA3CF2">
        <w:rPr>
          <w:rFonts w:asciiTheme="minorHAnsi" w:hAnsiTheme="minorHAnsi" w:cstheme="minorHAnsi"/>
          <w:sz w:val="22"/>
          <w:szCs w:val="22"/>
        </w:rPr>
        <w:t>Plan</w:t>
      </w:r>
      <w:r w:rsidR="00782310" w:rsidRPr="00DA3CF2">
        <w:rPr>
          <w:rFonts w:asciiTheme="minorHAnsi" w:hAnsiTheme="minorHAnsi" w:cstheme="minorHAnsi"/>
          <w:sz w:val="22"/>
          <w:szCs w:val="22"/>
        </w:rPr>
        <w:t>s for</w:t>
      </w:r>
      <w:r w:rsidRPr="00DA3CF2">
        <w:rPr>
          <w:rFonts w:asciiTheme="minorHAnsi" w:hAnsiTheme="minorHAnsi" w:cstheme="minorHAnsi"/>
          <w:sz w:val="22"/>
          <w:szCs w:val="22"/>
        </w:rPr>
        <w:t xml:space="preserve"> </w:t>
      </w:r>
      <w:r w:rsidR="00FA1447" w:rsidRPr="00DA3CF2">
        <w:rPr>
          <w:rFonts w:asciiTheme="minorHAnsi" w:hAnsiTheme="minorHAnsi" w:cstheme="minorHAnsi"/>
          <w:sz w:val="22"/>
          <w:szCs w:val="22"/>
        </w:rPr>
        <w:t xml:space="preserve">joint </w:t>
      </w:r>
      <w:r w:rsidR="00711BBE" w:rsidRPr="00DA3CF2">
        <w:rPr>
          <w:rFonts w:ascii="Calibri" w:eastAsiaTheme="minorEastAsia" w:hAnsi="Calibri" w:cs="Calibri"/>
          <w:sz w:val="22"/>
          <w:szCs w:val="22"/>
          <w:lang w:val="en-HK"/>
        </w:rPr>
        <w:t>publication</w:t>
      </w:r>
      <w:r w:rsidR="00F169BE">
        <w:rPr>
          <w:rFonts w:asciiTheme="minorHAnsi" w:eastAsia="DengXian" w:hAnsiTheme="minorHAnsi" w:cstheme="minorHAnsi"/>
          <w:sz w:val="22"/>
          <w:szCs w:val="22"/>
          <w:lang w:eastAsia="zh-CN"/>
        </w:rPr>
        <w:t>s</w:t>
      </w:r>
      <w:r w:rsidRPr="00DA3CF2">
        <w:rPr>
          <w:rFonts w:asciiTheme="minorHAnsi" w:hAnsiTheme="minorHAnsi" w:cstheme="minorHAnsi"/>
          <w:sz w:val="22"/>
          <w:szCs w:val="22"/>
        </w:rPr>
        <w:t xml:space="preserve"> </w:t>
      </w:r>
      <w:r w:rsidRPr="00DA3CF2">
        <w:rPr>
          <w:rFonts w:asciiTheme="minorHAnsi" w:hAnsiTheme="minorHAnsi" w:cstheme="minorHAnsi"/>
          <w:b/>
          <w:sz w:val="22"/>
          <w:szCs w:val="22"/>
          <w:u w:val="single"/>
        </w:rPr>
        <w:t>within</w:t>
      </w:r>
      <w:r w:rsidRPr="00DA3CF2">
        <w:rPr>
          <w:rFonts w:asciiTheme="minorHAnsi" w:hAnsiTheme="minorHAnsi" w:cstheme="minorHAnsi"/>
          <w:sz w:val="22"/>
          <w:szCs w:val="22"/>
        </w:rPr>
        <w:t xml:space="preserve"> Project Duration. </w:t>
      </w:r>
    </w:p>
    <w:p w14:paraId="22C4B66D" w14:textId="77777777" w:rsidR="002C55A4" w:rsidRPr="00DA3CF2" w:rsidRDefault="002C55A4" w:rsidP="00325417">
      <w:pPr>
        <w:autoSpaceDE w:val="0"/>
        <w:autoSpaceDN w:val="0"/>
        <w:adjustRightInd w:val="0"/>
        <w:ind w:right="520"/>
        <w:jc w:val="both"/>
        <w:outlineLvl w:val="0"/>
        <w:rPr>
          <w:rFonts w:ascii="Calibri" w:eastAsia="PMingLiU" w:hAnsi="Calibri" w:cs="Calibri"/>
          <w:b/>
          <w:sz w:val="22"/>
          <w:szCs w:val="22"/>
          <w:u w:val="single"/>
        </w:rPr>
      </w:pPr>
    </w:p>
    <w:tbl>
      <w:tblPr>
        <w:tblStyle w:val="a9"/>
        <w:tblW w:w="0" w:type="auto"/>
        <w:tblInd w:w="421" w:type="dxa"/>
        <w:tblLook w:val="04A0" w:firstRow="1" w:lastRow="0" w:firstColumn="1" w:lastColumn="0" w:noHBand="0" w:noVBand="1"/>
      </w:tblPr>
      <w:tblGrid>
        <w:gridCol w:w="9649"/>
      </w:tblGrid>
      <w:tr w:rsidR="002A66E2" w:rsidRPr="002A66E2" w14:paraId="21E2D6B5" w14:textId="77777777" w:rsidTr="00922828">
        <w:trPr>
          <w:trHeight w:val="3500"/>
        </w:trPr>
        <w:tc>
          <w:tcPr>
            <w:tcW w:w="9649" w:type="dxa"/>
          </w:tcPr>
          <w:p w14:paraId="34DE5756" w14:textId="77777777" w:rsidR="000711E4" w:rsidRDefault="000711E4" w:rsidP="00325417">
            <w:pPr>
              <w:autoSpaceDE w:val="0"/>
              <w:autoSpaceDN w:val="0"/>
              <w:adjustRightInd w:val="0"/>
              <w:ind w:right="520"/>
              <w:jc w:val="both"/>
              <w:outlineLvl w:val="0"/>
              <w:rPr>
                <w:rFonts w:asciiTheme="majorHAnsi" w:eastAsia="PMingLiU" w:hAnsiTheme="majorHAnsi" w:cstheme="majorHAnsi"/>
                <w:i/>
                <w:sz w:val="20"/>
                <w:szCs w:val="20"/>
              </w:rPr>
            </w:pPr>
            <w:r w:rsidRPr="00DA3CF2">
              <w:rPr>
                <w:rFonts w:asciiTheme="majorHAnsi" w:eastAsia="PMingLiU" w:hAnsiTheme="majorHAnsi" w:cstheme="majorHAnsi"/>
                <w:i/>
                <w:sz w:val="20"/>
                <w:szCs w:val="20"/>
              </w:rPr>
              <w:lastRenderedPageBreak/>
              <w:t>(</w:t>
            </w:r>
            <w:r w:rsidR="000C5D7B" w:rsidRPr="00DA3CF2">
              <w:rPr>
                <w:rFonts w:asciiTheme="majorHAnsi" w:eastAsia="PMingLiU" w:hAnsiTheme="majorHAnsi" w:cstheme="majorHAnsi"/>
                <w:i/>
                <w:sz w:val="20"/>
                <w:szCs w:val="20"/>
              </w:rPr>
              <w:t>Publish peer-reviewed journal publications and/or present at recognized international conferences resulting directly from the awarded Project</w:t>
            </w:r>
            <w:r w:rsidR="00050061" w:rsidRPr="00DA3CF2">
              <w:rPr>
                <w:rFonts w:asciiTheme="majorHAnsi" w:eastAsia="PMingLiU" w:hAnsiTheme="majorHAnsi" w:cstheme="majorHAnsi"/>
                <w:i/>
                <w:sz w:val="20"/>
                <w:szCs w:val="20"/>
              </w:rPr>
              <w:t xml:space="preserve">.) </w:t>
            </w:r>
          </w:p>
          <w:p w14:paraId="50C94C77" w14:textId="77777777" w:rsidR="00B11C77" w:rsidRPr="00B60877" w:rsidRDefault="00B11C77" w:rsidP="00B11C77">
            <w:pPr>
              <w:autoSpaceDE w:val="0"/>
              <w:autoSpaceDN w:val="0"/>
              <w:adjustRightInd w:val="0"/>
              <w:ind w:right="520"/>
              <w:jc w:val="both"/>
              <w:outlineLvl w:val="0"/>
              <w:rPr>
                <w:rFonts w:asciiTheme="majorHAnsi" w:eastAsia="DengXian" w:hAnsiTheme="majorHAnsi" w:cstheme="majorHAnsi"/>
                <w:i/>
                <w:sz w:val="20"/>
                <w:szCs w:val="20"/>
                <w:lang w:eastAsia="zh-CN"/>
              </w:rPr>
            </w:pPr>
          </w:p>
          <w:p w14:paraId="1E7BC1E3" w14:textId="77777777" w:rsidR="00B11C77" w:rsidRDefault="00B11C77" w:rsidP="00610B01">
            <w:pPr>
              <w:pStyle w:val="aa"/>
              <w:numPr>
                <w:ilvl w:val="0"/>
                <w:numId w:val="18"/>
              </w:numPr>
              <w:autoSpaceDE w:val="0"/>
              <w:autoSpaceDN w:val="0"/>
              <w:adjustRightInd w:val="0"/>
              <w:ind w:right="520"/>
              <w:jc w:val="both"/>
              <w:outlineLvl w:val="0"/>
              <w:rPr>
                <w:rFonts w:asciiTheme="majorHAnsi" w:eastAsia="DengXian" w:hAnsiTheme="majorHAnsi" w:cstheme="majorHAnsi"/>
                <w:iCs/>
                <w:sz w:val="20"/>
                <w:szCs w:val="20"/>
                <w:lang w:eastAsia="zh-CN"/>
              </w:rPr>
            </w:pPr>
            <w:r>
              <w:rPr>
                <w:rFonts w:asciiTheme="majorHAnsi" w:eastAsia="DengXian" w:hAnsiTheme="majorHAnsi" w:cstheme="majorHAnsi" w:hint="eastAsia"/>
                <w:iCs/>
                <w:sz w:val="20"/>
                <w:szCs w:val="20"/>
                <w:lang w:eastAsia="zh-CN"/>
              </w:rPr>
              <w:t>Submit a co-authored journal paper (GIScience related top journal);</w:t>
            </w:r>
          </w:p>
          <w:p w14:paraId="5EEF6AD8" w14:textId="60CFC9C0" w:rsidR="00B11C77" w:rsidRPr="00B11C77" w:rsidRDefault="00B11C77" w:rsidP="00610B01">
            <w:pPr>
              <w:pStyle w:val="aa"/>
              <w:numPr>
                <w:ilvl w:val="0"/>
                <w:numId w:val="18"/>
              </w:numPr>
              <w:autoSpaceDE w:val="0"/>
              <w:autoSpaceDN w:val="0"/>
              <w:adjustRightInd w:val="0"/>
              <w:ind w:right="520"/>
              <w:jc w:val="both"/>
              <w:outlineLvl w:val="0"/>
              <w:rPr>
                <w:rFonts w:asciiTheme="majorHAnsi" w:eastAsia="DengXian" w:hAnsiTheme="majorHAnsi" w:cstheme="majorHAnsi"/>
                <w:iCs/>
                <w:sz w:val="20"/>
                <w:szCs w:val="20"/>
                <w:lang w:eastAsia="zh-CN"/>
              </w:rPr>
            </w:pPr>
            <w:r w:rsidRPr="00B11C77">
              <w:rPr>
                <w:rFonts w:asciiTheme="majorHAnsi" w:eastAsia="DengXian" w:hAnsiTheme="majorHAnsi" w:cstheme="majorHAnsi" w:hint="eastAsia"/>
                <w:iCs/>
                <w:sz w:val="20"/>
                <w:szCs w:val="20"/>
                <w:lang w:eastAsia="zh-CN"/>
              </w:rPr>
              <w:t>Submit a co-authored conference paper (Computer Science related top conference).</w:t>
            </w:r>
          </w:p>
        </w:tc>
      </w:tr>
    </w:tbl>
    <w:p w14:paraId="62BC847E" w14:textId="77777777" w:rsidR="002C55A4" w:rsidRPr="00DA3CF2" w:rsidRDefault="002C55A4" w:rsidP="00325417">
      <w:pPr>
        <w:autoSpaceDE w:val="0"/>
        <w:autoSpaceDN w:val="0"/>
        <w:adjustRightInd w:val="0"/>
        <w:ind w:right="520"/>
        <w:jc w:val="both"/>
        <w:outlineLvl w:val="0"/>
        <w:rPr>
          <w:rFonts w:ascii="Calibri" w:eastAsia="PMingLiU" w:hAnsi="Calibri" w:cs="Calibri"/>
          <w:b/>
          <w:sz w:val="22"/>
          <w:szCs w:val="22"/>
          <w:u w:val="single"/>
        </w:rPr>
      </w:pPr>
    </w:p>
    <w:p w14:paraId="2DEFBC15" w14:textId="77777777" w:rsidR="00861412" w:rsidRPr="00DA3CF2" w:rsidRDefault="00861412" w:rsidP="00325417">
      <w:pPr>
        <w:autoSpaceDE w:val="0"/>
        <w:autoSpaceDN w:val="0"/>
        <w:adjustRightInd w:val="0"/>
        <w:ind w:right="520"/>
        <w:jc w:val="both"/>
        <w:outlineLvl w:val="0"/>
        <w:rPr>
          <w:rFonts w:ascii="Calibri" w:eastAsia="PMingLiU" w:hAnsi="Calibri" w:cs="Calibri"/>
          <w:b/>
          <w:sz w:val="22"/>
          <w:szCs w:val="22"/>
          <w:u w:val="single"/>
        </w:rPr>
      </w:pPr>
    </w:p>
    <w:p w14:paraId="2A8E0CC0" w14:textId="06AA3AAF" w:rsidR="00861412" w:rsidRPr="00DA3CF2" w:rsidRDefault="00861412" w:rsidP="00610B01">
      <w:pPr>
        <w:pStyle w:val="aa"/>
        <w:numPr>
          <w:ilvl w:val="1"/>
          <w:numId w:val="1"/>
        </w:numPr>
        <w:autoSpaceDE w:val="0"/>
        <w:autoSpaceDN w:val="0"/>
        <w:adjustRightInd w:val="0"/>
        <w:ind w:left="709" w:right="520"/>
        <w:outlineLvl w:val="0"/>
        <w:rPr>
          <w:rFonts w:asciiTheme="minorHAnsi" w:eastAsia="PMingLiU" w:hAnsiTheme="minorHAnsi" w:cstheme="minorHAnsi"/>
          <w:sz w:val="22"/>
          <w:szCs w:val="22"/>
        </w:rPr>
      </w:pPr>
      <w:r w:rsidRPr="00DA3CF2">
        <w:rPr>
          <w:rFonts w:asciiTheme="minorHAnsi" w:hAnsiTheme="minorHAnsi" w:cstheme="minorHAnsi"/>
          <w:sz w:val="22"/>
          <w:szCs w:val="22"/>
        </w:rPr>
        <w:t>Plan</w:t>
      </w:r>
      <w:r w:rsidR="00782310" w:rsidRPr="00DA3CF2">
        <w:rPr>
          <w:rFonts w:asciiTheme="minorHAnsi" w:hAnsiTheme="minorHAnsi" w:cstheme="minorHAnsi"/>
          <w:sz w:val="22"/>
          <w:szCs w:val="22"/>
        </w:rPr>
        <w:t xml:space="preserve">s for </w:t>
      </w:r>
      <w:r w:rsidRPr="00DA3CF2">
        <w:rPr>
          <w:rFonts w:ascii="Calibri" w:eastAsiaTheme="minorEastAsia" w:hAnsi="Calibri" w:cs="Calibri"/>
          <w:sz w:val="22"/>
          <w:szCs w:val="22"/>
          <w:lang w:val="en-HK"/>
        </w:rPr>
        <w:t>personnel exchange</w:t>
      </w:r>
      <w:r w:rsidR="00782310" w:rsidRPr="00DA3CF2">
        <w:rPr>
          <w:rFonts w:ascii="Calibri" w:eastAsiaTheme="minorEastAsia" w:hAnsi="Calibri" w:cs="Calibri"/>
          <w:sz w:val="22"/>
          <w:szCs w:val="22"/>
          <w:lang w:val="en-HK"/>
        </w:rPr>
        <w:t xml:space="preserve"> within the Project Duration.</w:t>
      </w:r>
    </w:p>
    <w:p w14:paraId="30962DD3" w14:textId="77777777" w:rsidR="00861412" w:rsidRPr="00DA3CF2" w:rsidRDefault="00861412" w:rsidP="00861412">
      <w:pPr>
        <w:autoSpaceDE w:val="0"/>
        <w:autoSpaceDN w:val="0"/>
        <w:adjustRightInd w:val="0"/>
        <w:ind w:right="520"/>
        <w:outlineLvl w:val="0"/>
        <w:rPr>
          <w:rFonts w:asciiTheme="minorHAnsi" w:eastAsia="PMingLiU" w:hAnsiTheme="minorHAnsi" w:cstheme="minorHAnsi"/>
          <w:sz w:val="22"/>
          <w:szCs w:val="22"/>
        </w:rPr>
      </w:pPr>
    </w:p>
    <w:tbl>
      <w:tblPr>
        <w:tblStyle w:val="a9"/>
        <w:tblW w:w="0" w:type="auto"/>
        <w:tblInd w:w="421" w:type="dxa"/>
        <w:tblLook w:val="04A0" w:firstRow="1" w:lastRow="0" w:firstColumn="1" w:lastColumn="0" w:noHBand="0" w:noVBand="1"/>
      </w:tblPr>
      <w:tblGrid>
        <w:gridCol w:w="9649"/>
      </w:tblGrid>
      <w:tr w:rsidR="002A66E2" w:rsidRPr="002A66E2" w14:paraId="10ACC235" w14:textId="77777777" w:rsidTr="00922828">
        <w:trPr>
          <w:trHeight w:val="3438"/>
        </w:trPr>
        <w:tc>
          <w:tcPr>
            <w:tcW w:w="9649" w:type="dxa"/>
          </w:tcPr>
          <w:p w14:paraId="3AA2D5DE" w14:textId="77777777" w:rsidR="00861412" w:rsidRDefault="00F45C7D" w:rsidP="00325417">
            <w:pPr>
              <w:autoSpaceDE w:val="0"/>
              <w:autoSpaceDN w:val="0"/>
              <w:adjustRightInd w:val="0"/>
              <w:ind w:right="520"/>
              <w:jc w:val="both"/>
              <w:outlineLvl w:val="0"/>
              <w:rPr>
                <w:rFonts w:asciiTheme="majorHAnsi" w:eastAsia="PMingLiU" w:hAnsiTheme="majorHAnsi" w:cstheme="majorHAnsi"/>
                <w:i/>
                <w:sz w:val="20"/>
                <w:szCs w:val="20"/>
              </w:rPr>
            </w:pPr>
            <w:r w:rsidRPr="00DA3CF2">
              <w:rPr>
                <w:rFonts w:asciiTheme="majorHAnsi" w:eastAsia="PMingLiU" w:hAnsiTheme="majorHAnsi" w:cstheme="majorHAnsi"/>
                <w:i/>
                <w:sz w:val="20"/>
                <w:szCs w:val="20"/>
              </w:rPr>
              <w:t>(Exchange of faculty members, research students, and postdoctoral researchers between the two campuses.)</w:t>
            </w:r>
          </w:p>
          <w:p w14:paraId="7BE818B0" w14:textId="77777777" w:rsidR="004A5835" w:rsidRDefault="004A5835" w:rsidP="00325417">
            <w:pPr>
              <w:autoSpaceDE w:val="0"/>
              <w:autoSpaceDN w:val="0"/>
              <w:adjustRightInd w:val="0"/>
              <w:ind w:right="520"/>
              <w:jc w:val="both"/>
              <w:outlineLvl w:val="0"/>
              <w:rPr>
                <w:rFonts w:asciiTheme="majorHAnsi" w:eastAsia="PMingLiU" w:hAnsiTheme="majorHAnsi" w:cstheme="majorHAnsi"/>
                <w:b/>
                <w:i/>
                <w:sz w:val="20"/>
                <w:szCs w:val="20"/>
                <w:u w:val="single"/>
              </w:rPr>
            </w:pPr>
          </w:p>
          <w:p w14:paraId="43578C43" w14:textId="3607D556" w:rsidR="004A5835" w:rsidRPr="00DA3CF2" w:rsidRDefault="004A5835" w:rsidP="00325417">
            <w:pPr>
              <w:autoSpaceDE w:val="0"/>
              <w:autoSpaceDN w:val="0"/>
              <w:adjustRightInd w:val="0"/>
              <w:ind w:right="520"/>
              <w:jc w:val="both"/>
              <w:outlineLvl w:val="0"/>
              <w:rPr>
                <w:rFonts w:asciiTheme="majorHAnsi" w:eastAsia="PMingLiU" w:hAnsiTheme="majorHAnsi" w:cstheme="majorHAnsi"/>
                <w:b/>
                <w:sz w:val="20"/>
                <w:szCs w:val="20"/>
                <w:u w:val="single"/>
              </w:rPr>
            </w:pPr>
            <w:r>
              <w:rPr>
                <w:rFonts w:asciiTheme="majorHAnsi" w:eastAsia="DengXian" w:hAnsiTheme="majorHAnsi" w:cstheme="majorHAnsi" w:hint="eastAsia"/>
                <w:bCs/>
                <w:sz w:val="20"/>
                <w:szCs w:val="20"/>
                <w:lang w:eastAsia="zh-CN"/>
              </w:rPr>
              <w:t xml:space="preserve">At least 2 </w:t>
            </w:r>
            <w:r>
              <w:rPr>
                <w:rFonts w:asciiTheme="majorHAnsi" w:eastAsia="DengXian" w:hAnsiTheme="majorHAnsi" w:cstheme="majorHAnsi"/>
                <w:bCs/>
                <w:sz w:val="20"/>
                <w:szCs w:val="20"/>
                <w:lang w:eastAsia="zh-CN"/>
              </w:rPr>
              <w:t>personal</w:t>
            </w:r>
            <w:r>
              <w:rPr>
                <w:rFonts w:asciiTheme="majorHAnsi" w:eastAsia="DengXian" w:hAnsiTheme="majorHAnsi" w:cstheme="majorHAnsi" w:hint="eastAsia"/>
                <w:bCs/>
                <w:sz w:val="20"/>
                <w:szCs w:val="20"/>
                <w:lang w:eastAsia="zh-CN"/>
              </w:rPr>
              <w:t xml:space="preserve"> exchanges between the two campuses during the project, including research students and postdoctoral researchers, to enhance the </w:t>
            </w:r>
            <w:r>
              <w:rPr>
                <w:rFonts w:asciiTheme="majorHAnsi" w:eastAsia="DengXian" w:hAnsiTheme="majorHAnsi" w:cstheme="majorHAnsi"/>
                <w:bCs/>
                <w:sz w:val="20"/>
                <w:szCs w:val="20"/>
                <w:lang w:eastAsia="zh-CN"/>
              </w:rPr>
              <w:t>collaboration</w:t>
            </w:r>
            <w:r>
              <w:rPr>
                <w:rFonts w:asciiTheme="majorHAnsi" w:eastAsia="DengXian" w:hAnsiTheme="majorHAnsi" w:cstheme="majorHAnsi" w:hint="eastAsia"/>
                <w:bCs/>
                <w:sz w:val="20"/>
                <w:szCs w:val="20"/>
                <w:lang w:eastAsia="zh-CN"/>
              </w:rPr>
              <w:t xml:space="preserve"> on both this project research progress and future </w:t>
            </w:r>
            <w:r>
              <w:rPr>
                <w:rFonts w:asciiTheme="majorHAnsi" w:eastAsia="DengXian" w:hAnsiTheme="majorHAnsi" w:cstheme="majorHAnsi"/>
                <w:bCs/>
                <w:sz w:val="20"/>
                <w:szCs w:val="20"/>
                <w:lang w:eastAsia="zh-CN"/>
              </w:rPr>
              <w:t>interdisciplinary</w:t>
            </w:r>
            <w:r>
              <w:rPr>
                <w:rFonts w:asciiTheme="majorHAnsi" w:eastAsia="DengXian" w:hAnsiTheme="majorHAnsi" w:cstheme="majorHAnsi" w:hint="eastAsia"/>
                <w:bCs/>
                <w:sz w:val="20"/>
                <w:szCs w:val="20"/>
                <w:lang w:eastAsia="zh-CN"/>
              </w:rPr>
              <w:t xml:space="preserve"> research directions.</w:t>
            </w:r>
          </w:p>
        </w:tc>
      </w:tr>
    </w:tbl>
    <w:p w14:paraId="2C0B4B44" w14:textId="77777777" w:rsidR="006636F2" w:rsidRPr="00DA3CF2" w:rsidRDefault="006636F2" w:rsidP="00841572">
      <w:pPr>
        <w:autoSpaceDE w:val="0"/>
        <w:autoSpaceDN w:val="0"/>
        <w:adjustRightInd w:val="0"/>
        <w:ind w:right="520"/>
        <w:outlineLvl w:val="0"/>
        <w:rPr>
          <w:rFonts w:ascii="Calibri" w:eastAsia="PMingLiU" w:hAnsi="Calibri" w:cs="Calibri"/>
          <w:b/>
          <w:sz w:val="22"/>
          <w:szCs w:val="22"/>
        </w:rPr>
      </w:pPr>
    </w:p>
    <w:p w14:paraId="482143F9" w14:textId="47602640" w:rsidR="00741C31" w:rsidRPr="00DA3CF2" w:rsidRDefault="00741C31" w:rsidP="00741C31">
      <w:pPr>
        <w:autoSpaceDE w:val="0"/>
        <w:autoSpaceDN w:val="0"/>
        <w:adjustRightInd w:val="0"/>
        <w:ind w:right="520"/>
        <w:jc w:val="center"/>
        <w:outlineLvl w:val="0"/>
        <w:rPr>
          <w:rFonts w:asciiTheme="majorHAnsi" w:eastAsia="PMingLiU" w:hAnsiTheme="majorHAnsi" w:cstheme="majorHAnsi"/>
          <w:i/>
          <w:sz w:val="22"/>
          <w:szCs w:val="22"/>
        </w:rPr>
      </w:pPr>
      <w:r w:rsidRPr="00DA3CF2">
        <w:rPr>
          <w:rFonts w:asciiTheme="majorHAnsi" w:eastAsia="PMingLiU" w:hAnsiTheme="majorHAnsi" w:cstheme="majorHAnsi"/>
          <w:i/>
          <w:sz w:val="22"/>
          <w:szCs w:val="22"/>
          <w:highlight w:val="lightGray"/>
        </w:rPr>
        <w:t>-------------------------------------        End of this section        -------------------------------------</w:t>
      </w:r>
    </w:p>
    <w:p w14:paraId="15517901" w14:textId="77777777" w:rsidR="00741C31" w:rsidRPr="00DA3CF2" w:rsidRDefault="00741C31" w:rsidP="00741C31">
      <w:pPr>
        <w:autoSpaceDE w:val="0"/>
        <w:autoSpaceDN w:val="0"/>
        <w:adjustRightInd w:val="0"/>
        <w:ind w:right="520"/>
        <w:jc w:val="center"/>
        <w:outlineLvl w:val="0"/>
        <w:rPr>
          <w:rFonts w:asciiTheme="majorHAnsi" w:eastAsia="PMingLiU" w:hAnsiTheme="majorHAnsi" w:cstheme="majorHAnsi"/>
          <w:i/>
          <w:sz w:val="22"/>
          <w:szCs w:val="22"/>
        </w:rPr>
      </w:pPr>
    </w:p>
    <w:p w14:paraId="49B5ACA1" w14:textId="77777777" w:rsidR="00741C31" w:rsidRDefault="00741C31" w:rsidP="00741C31">
      <w:pPr>
        <w:autoSpaceDE w:val="0"/>
        <w:autoSpaceDN w:val="0"/>
        <w:adjustRightInd w:val="0"/>
        <w:ind w:right="520"/>
        <w:jc w:val="center"/>
        <w:outlineLvl w:val="0"/>
        <w:rPr>
          <w:rFonts w:ascii="Calibri" w:eastAsia="PMingLiU" w:hAnsi="Calibri" w:cs="Calibri"/>
          <w:b/>
          <w:bCs/>
          <w:sz w:val="22"/>
          <w:szCs w:val="22"/>
        </w:rPr>
      </w:pPr>
    </w:p>
    <w:p w14:paraId="0594C48E" w14:textId="77777777" w:rsidR="002A66E2" w:rsidRDefault="002A66E2" w:rsidP="00741C31">
      <w:pPr>
        <w:autoSpaceDE w:val="0"/>
        <w:autoSpaceDN w:val="0"/>
        <w:adjustRightInd w:val="0"/>
        <w:ind w:right="520"/>
        <w:jc w:val="center"/>
        <w:outlineLvl w:val="0"/>
        <w:rPr>
          <w:rFonts w:ascii="Calibri" w:eastAsia="PMingLiU" w:hAnsi="Calibri" w:cs="Calibri"/>
          <w:b/>
          <w:bCs/>
          <w:sz w:val="22"/>
          <w:szCs w:val="22"/>
        </w:rPr>
      </w:pPr>
    </w:p>
    <w:p w14:paraId="7B12A703" w14:textId="77777777" w:rsidR="002A66E2" w:rsidRDefault="002A66E2" w:rsidP="00741C31">
      <w:pPr>
        <w:autoSpaceDE w:val="0"/>
        <w:autoSpaceDN w:val="0"/>
        <w:adjustRightInd w:val="0"/>
        <w:ind w:right="520"/>
        <w:jc w:val="center"/>
        <w:outlineLvl w:val="0"/>
        <w:rPr>
          <w:rFonts w:ascii="Calibri" w:eastAsia="PMingLiU" w:hAnsi="Calibri" w:cs="Calibri"/>
          <w:b/>
          <w:bCs/>
          <w:sz w:val="22"/>
          <w:szCs w:val="22"/>
        </w:rPr>
      </w:pPr>
    </w:p>
    <w:p w14:paraId="5758CA4F" w14:textId="77777777" w:rsidR="00846CC8" w:rsidRDefault="00846CC8" w:rsidP="00741C31">
      <w:pPr>
        <w:autoSpaceDE w:val="0"/>
        <w:autoSpaceDN w:val="0"/>
        <w:adjustRightInd w:val="0"/>
        <w:ind w:right="520"/>
        <w:jc w:val="center"/>
        <w:outlineLvl w:val="0"/>
        <w:rPr>
          <w:rFonts w:ascii="Calibri" w:eastAsia="PMingLiU" w:hAnsi="Calibri" w:cs="Calibri"/>
          <w:b/>
          <w:bCs/>
          <w:sz w:val="22"/>
          <w:szCs w:val="22"/>
        </w:rPr>
      </w:pPr>
    </w:p>
    <w:p w14:paraId="70BECDA4" w14:textId="3C8A988E" w:rsidR="006732D4" w:rsidRDefault="006732D4" w:rsidP="00846CC8">
      <w:pPr>
        <w:autoSpaceDE w:val="0"/>
        <w:autoSpaceDN w:val="0"/>
        <w:adjustRightInd w:val="0"/>
        <w:ind w:right="520"/>
        <w:jc w:val="center"/>
        <w:outlineLvl w:val="0"/>
        <w:rPr>
          <w:rFonts w:ascii="Calibri" w:eastAsia="PMingLiU" w:hAnsi="Calibri" w:cs="Calibri"/>
          <w:b/>
          <w:sz w:val="22"/>
          <w:szCs w:val="22"/>
        </w:rPr>
      </w:pPr>
      <w:r w:rsidRPr="00DA3CF2">
        <w:rPr>
          <w:rFonts w:ascii="Calibri" w:eastAsia="PMingLiU" w:hAnsi="Calibri" w:cs="Calibri"/>
          <w:b/>
          <w:sz w:val="22"/>
          <w:szCs w:val="22"/>
        </w:rPr>
        <w:t xml:space="preserve">Project Type </w:t>
      </w:r>
      <w:r w:rsidR="00365821" w:rsidRPr="00DA3CF2">
        <w:rPr>
          <w:rFonts w:ascii="Calibri" w:eastAsia="PMingLiU" w:hAnsi="Calibri" w:cs="Calibri"/>
          <w:b/>
          <w:sz w:val="22"/>
          <w:szCs w:val="22"/>
        </w:rPr>
        <w:t>(</w:t>
      </w:r>
      <w:r w:rsidRPr="00DA3CF2">
        <w:rPr>
          <w:rFonts w:ascii="Calibri" w:eastAsia="PMingLiU" w:hAnsi="Calibri" w:cs="Calibri" w:hint="eastAsia"/>
          <w:b/>
          <w:sz w:val="22"/>
          <w:szCs w:val="22"/>
        </w:rPr>
        <w:t>B</w:t>
      </w:r>
      <w:r w:rsidR="00365821" w:rsidRPr="00DA3CF2">
        <w:rPr>
          <w:rFonts w:ascii="Calibri" w:eastAsia="PMingLiU" w:hAnsi="Calibri" w:cs="Calibri"/>
          <w:b/>
          <w:sz w:val="22"/>
          <w:szCs w:val="22"/>
        </w:rPr>
        <w:t>)</w:t>
      </w:r>
      <w:r w:rsidRPr="00DA3CF2">
        <w:rPr>
          <w:rFonts w:ascii="Calibri" w:eastAsia="PMingLiU" w:hAnsi="Calibri" w:cs="Calibri"/>
          <w:b/>
          <w:sz w:val="22"/>
          <w:szCs w:val="22"/>
        </w:rPr>
        <w:t xml:space="preserve"> – Required Deliverables</w:t>
      </w:r>
    </w:p>
    <w:p w14:paraId="7D8E974D" w14:textId="77777777" w:rsidR="00F169BE" w:rsidRPr="00DA3CF2" w:rsidRDefault="00F169BE" w:rsidP="00846CC8">
      <w:pPr>
        <w:autoSpaceDE w:val="0"/>
        <w:autoSpaceDN w:val="0"/>
        <w:adjustRightInd w:val="0"/>
        <w:ind w:right="520"/>
        <w:jc w:val="center"/>
        <w:outlineLvl w:val="0"/>
        <w:rPr>
          <w:rFonts w:ascii="Calibri" w:eastAsia="PMingLiU" w:hAnsi="Calibri" w:cs="Calibri"/>
          <w:b/>
          <w:sz w:val="22"/>
          <w:szCs w:val="22"/>
        </w:rPr>
      </w:pPr>
    </w:p>
    <w:p w14:paraId="24B2EC44" w14:textId="2AE13786" w:rsidR="00846CC8" w:rsidRPr="00DA3CF2" w:rsidRDefault="00846CC8" w:rsidP="00846CC8">
      <w:pPr>
        <w:autoSpaceDE w:val="0"/>
        <w:autoSpaceDN w:val="0"/>
        <w:adjustRightInd w:val="0"/>
        <w:ind w:left="110" w:right="520" w:hangingChars="50" w:hanging="110"/>
        <w:jc w:val="center"/>
        <w:outlineLvl w:val="0"/>
        <w:rPr>
          <w:rFonts w:asciiTheme="majorHAnsi" w:eastAsia="PMingLiU" w:hAnsiTheme="majorHAnsi" w:cstheme="majorHAnsi"/>
          <w:i/>
          <w:sz w:val="22"/>
          <w:szCs w:val="22"/>
        </w:rPr>
      </w:pPr>
      <w:r w:rsidRPr="00DA3CF2">
        <w:rPr>
          <w:rFonts w:asciiTheme="majorHAnsi" w:eastAsia="PMingLiU" w:hAnsiTheme="majorHAnsi" w:cstheme="majorHAnsi"/>
          <w:i/>
          <w:sz w:val="22"/>
          <w:szCs w:val="22"/>
          <w:highlight w:val="lightGray"/>
        </w:rPr>
        <w:t xml:space="preserve">-----------------      Complete this section only if you are applying for Project Type </w:t>
      </w:r>
      <w:r w:rsidR="0003543B">
        <w:rPr>
          <w:rFonts w:asciiTheme="majorHAnsi" w:eastAsia="PMingLiU" w:hAnsiTheme="majorHAnsi" w:cstheme="majorHAnsi"/>
          <w:i/>
          <w:sz w:val="22"/>
          <w:szCs w:val="22"/>
          <w:highlight w:val="lightGray"/>
        </w:rPr>
        <w:t>(</w:t>
      </w:r>
      <w:r w:rsidRPr="00DA3CF2">
        <w:rPr>
          <w:rFonts w:asciiTheme="majorHAnsi" w:eastAsia="PMingLiU" w:hAnsiTheme="majorHAnsi" w:cstheme="majorHAnsi"/>
          <w:i/>
          <w:sz w:val="22"/>
          <w:szCs w:val="22"/>
          <w:highlight w:val="lightGray"/>
        </w:rPr>
        <w:t>B</w:t>
      </w:r>
      <w:r w:rsidR="0003543B">
        <w:rPr>
          <w:rFonts w:asciiTheme="majorHAnsi" w:eastAsia="PMingLiU" w:hAnsiTheme="majorHAnsi" w:cstheme="majorHAnsi"/>
          <w:i/>
          <w:sz w:val="22"/>
          <w:szCs w:val="22"/>
          <w:highlight w:val="lightGray"/>
        </w:rPr>
        <w:t>)</w:t>
      </w:r>
      <w:r w:rsidRPr="00DA3CF2">
        <w:rPr>
          <w:rFonts w:asciiTheme="majorHAnsi" w:eastAsia="PMingLiU" w:hAnsiTheme="majorHAnsi" w:cstheme="majorHAnsi"/>
          <w:i/>
          <w:sz w:val="22"/>
          <w:szCs w:val="22"/>
          <w:highlight w:val="lightGray"/>
        </w:rPr>
        <w:t>.</w:t>
      </w:r>
      <w:r w:rsidR="00245A84" w:rsidRPr="00DA3CF2">
        <w:rPr>
          <w:rFonts w:asciiTheme="majorHAnsi" w:eastAsia="PMingLiU" w:hAnsiTheme="majorHAnsi" w:cstheme="majorHAnsi"/>
          <w:i/>
          <w:sz w:val="22"/>
          <w:szCs w:val="22"/>
          <w:highlight w:val="lightGray"/>
        </w:rPr>
        <w:t xml:space="preserve">      </w:t>
      </w:r>
      <w:r w:rsidRPr="00DA3CF2">
        <w:rPr>
          <w:rFonts w:asciiTheme="majorHAnsi" w:eastAsia="PMingLiU" w:hAnsiTheme="majorHAnsi" w:cstheme="majorHAnsi"/>
          <w:i/>
          <w:sz w:val="22"/>
          <w:szCs w:val="22"/>
          <w:highlight w:val="lightGray"/>
        </w:rPr>
        <w:t>-----------------</w:t>
      </w:r>
    </w:p>
    <w:p w14:paraId="23978DD2" w14:textId="227FA3A8" w:rsidR="00D01B3C" w:rsidRPr="00DA3CF2" w:rsidRDefault="00D01B3C" w:rsidP="006732D4">
      <w:pPr>
        <w:autoSpaceDE w:val="0"/>
        <w:autoSpaceDN w:val="0"/>
        <w:adjustRightInd w:val="0"/>
        <w:ind w:left="110" w:right="520" w:hangingChars="50" w:hanging="110"/>
        <w:outlineLvl w:val="0"/>
        <w:rPr>
          <w:rFonts w:ascii="Calibri" w:eastAsia="PMingLiU" w:hAnsi="Calibri" w:cs="Calibri"/>
          <w:sz w:val="22"/>
          <w:szCs w:val="22"/>
        </w:rPr>
      </w:pPr>
    </w:p>
    <w:p w14:paraId="2062ABDE" w14:textId="77777777" w:rsidR="00036A8A" w:rsidRPr="003536B8" w:rsidRDefault="00036A8A" w:rsidP="00325417">
      <w:pPr>
        <w:autoSpaceDE w:val="0"/>
        <w:autoSpaceDN w:val="0"/>
        <w:adjustRightInd w:val="0"/>
        <w:ind w:right="520"/>
        <w:jc w:val="both"/>
        <w:outlineLvl w:val="0"/>
        <w:rPr>
          <w:rFonts w:ascii="Calibri" w:eastAsia="PMingLiU" w:hAnsi="Calibri" w:cs="Calibri"/>
          <w:b/>
          <w:bCs/>
          <w:sz w:val="22"/>
          <w:szCs w:val="22"/>
          <w:u w:val="single"/>
        </w:rPr>
      </w:pPr>
    </w:p>
    <w:p w14:paraId="557AFC1B" w14:textId="44B12716" w:rsidR="0079310C" w:rsidRPr="0079310C" w:rsidRDefault="003536B8" w:rsidP="00610B01">
      <w:pPr>
        <w:pStyle w:val="aa"/>
        <w:numPr>
          <w:ilvl w:val="0"/>
          <w:numId w:val="2"/>
        </w:numPr>
        <w:autoSpaceDE w:val="0"/>
        <w:autoSpaceDN w:val="0"/>
        <w:adjustRightInd w:val="0"/>
        <w:ind w:right="520"/>
        <w:outlineLvl w:val="0"/>
        <w:rPr>
          <w:rFonts w:asciiTheme="minorHAnsi" w:eastAsia="PMingLiU" w:hAnsiTheme="minorHAnsi" w:cstheme="minorBidi"/>
          <w:sz w:val="22"/>
          <w:szCs w:val="22"/>
        </w:rPr>
      </w:pPr>
      <w:r w:rsidRPr="00DA3CF2">
        <w:rPr>
          <w:rFonts w:asciiTheme="minorHAnsi" w:hAnsiTheme="minorHAnsi" w:cstheme="minorBidi"/>
          <w:sz w:val="22"/>
          <w:szCs w:val="22"/>
        </w:rPr>
        <w:t>Plan</w:t>
      </w:r>
      <w:r w:rsidR="00972D81" w:rsidRPr="00DA3CF2">
        <w:rPr>
          <w:rFonts w:asciiTheme="minorHAnsi" w:hAnsiTheme="minorHAnsi" w:cstheme="minorBidi"/>
          <w:sz w:val="22"/>
          <w:szCs w:val="22"/>
        </w:rPr>
        <w:t>s</w:t>
      </w:r>
      <w:r w:rsidRPr="1BFB9D7B">
        <w:rPr>
          <w:rFonts w:asciiTheme="minorHAnsi" w:hAnsiTheme="minorHAnsi" w:cstheme="minorBidi"/>
          <w:sz w:val="22"/>
          <w:szCs w:val="22"/>
        </w:rPr>
        <w:t xml:space="preserve"> </w:t>
      </w:r>
      <w:r w:rsidR="00245A84" w:rsidRPr="1BFB9D7B">
        <w:rPr>
          <w:rFonts w:asciiTheme="minorHAnsi" w:hAnsiTheme="minorHAnsi" w:cstheme="minorBidi"/>
          <w:sz w:val="22"/>
          <w:szCs w:val="22"/>
        </w:rPr>
        <w:t>for</w:t>
      </w:r>
      <w:r w:rsidRPr="1BFB9D7B">
        <w:rPr>
          <w:rFonts w:asciiTheme="minorHAnsi" w:hAnsiTheme="minorHAnsi" w:cstheme="minorBidi"/>
          <w:sz w:val="22"/>
          <w:szCs w:val="22"/>
        </w:rPr>
        <w:t xml:space="preserve"> </w:t>
      </w:r>
      <w:r w:rsidR="00102973">
        <w:rPr>
          <w:rFonts w:asciiTheme="minorHAnsi" w:hAnsiTheme="minorHAnsi" w:cstheme="minorBidi"/>
          <w:sz w:val="22"/>
          <w:szCs w:val="22"/>
        </w:rPr>
        <w:t>theme-based</w:t>
      </w:r>
      <w:r w:rsidRPr="1BFB9D7B">
        <w:rPr>
          <w:rFonts w:asciiTheme="minorHAnsi" w:hAnsiTheme="minorHAnsi" w:cstheme="minorBidi"/>
          <w:sz w:val="22"/>
          <w:szCs w:val="22"/>
        </w:rPr>
        <w:t xml:space="preserve"> and collaborative workshops and/or sympos</w:t>
      </w:r>
      <w:r w:rsidR="00840D6D">
        <w:rPr>
          <w:rFonts w:asciiTheme="minorHAnsi" w:hAnsiTheme="minorHAnsi" w:cstheme="minorBidi"/>
          <w:sz w:val="22"/>
          <w:szCs w:val="22"/>
        </w:rPr>
        <w:t>ia</w:t>
      </w:r>
      <w:r w:rsidR="00825C4A" w:rsidRPr="1BFB9D7B">
        <w:rPr>
          <w:rFonts w:asciiTheme="minorHAnsi" w:hAnsiTheme="minorHAnsi" w:cstheme="minorBidi"/>
          <w:sz w:val="22"/>
          <w:szCs w:val="22"/>
        </w:rPr>
        <w:t>,</w:t>
      </w:r>
      <w:r w:rsidRPr="1BFB9D7B">
        <w:rPr>
          <w:rFonts w:asciiTheme="minorHAnsi" w:hAnsiTheme="minorHAnsi" w:cstheme="minorBidi"/>
          <w:sz w:val="22"/>
          <w:szCs w:val="22"/>
        </w:rPr>
        <w:t xml:space="preserve"> </w:t>
      </w:r>
      <w:r w:rsidR="00825C4A" w:rsidRPr="1BFB9D7B">
        <w:rPr>
          <w:rFonts w:ascii="Calibri" w:hAnsi="Calibri" w:cs="Calibri"/>
          <w:sz w:val="22"/>
          <w:szCs w:val="22"/>
        </w:rPr>
        <w:t xml:space="preserve">one on each </w:t>
      </w:r>
      <w:r w:rsidR="00825C4A" w:rsidRPr="00DA3CF2">
        <w:rPr>
          <w:rFonts w:ascii="Calibri" w:hAnsi="Calibri" w:cs="Calibri"/>
          <w:sz w:val="22"/>
          <w:szCs w:val="22"/>
        </w:rPr>
        <w:t>ca</w:t>
      </w:r>
      <w:r w:rsidR="00556904" w:rsidRPr="00DA3CF2">
        <w:rPr>
          <w:rFonts w:ascii="Calibri" w:hAnsi="Calibri" w:cs="Calibri"/>
          <w:sz w:val="22"/>
          <w:szCs w:val="22"/>
        </w:rPr>
        <w:t>m</w:t>
      </w:r>
      <w:r w:rsidR="00825C4A" w:rsidRPr="00DA3CF2">
        <w:rPr>
          <w:rFonts w:ascii="Calibri" w:hAnsi="Calibri" w:cs="Calibri"/>
          <w:sz w:val="22"/>
          <w:szCs w:val="22"/>
        </w:rPr>
        <w:t>pus</w:t>
      </w:r>
      <w:r w:rsidR="00825C4A" w:rsidRPr="1BFB9D7B">
        <w:rPr>
          <w:rFonts w:ascii="Calibri" w:hAnsi="Calibri" w:cs="Calibri"/>
          <w:sz w:val="22"/>
          <w:szCs w:val="22"/>
        </w:rPr>
        <w:t xml:space="preserve">, to be held </w:t>
      </w:r>
      <w:r w:rsidR="00825C4A" w:rsidRPr="009D5AB3">
        <w:rPr>
          <w:rFonts w:ascii="Calibri" w:hAnsi="Calibri" w:cs="Calibri"/>
          <w:b/>
          <w:bCs/>
          <w:sz w:val="22"/>
          <w:szCs w:val="22"/>
          <w:u w:val="single"/>
        </w:rPr>
        <w:t>within</w:t>
      </w:r>
      <w:r w:rsidR="00825C4A" w:rsidRPr="1BFB9D7B">
        <w:rPr>
          <w:rFonts w:ascii="Calibri" w:hAnsi="Calibri" w:cs="Calibri"/>
          <w:sz w:val="22"/>
          <w:szCs w:val="22"/>
        </w:rPr>
        <w:t xml:space="preserve"> the project period</w:t>
      </w:r>
      <w:r w:rsidR="00E93487">
        <w:rPr>
          <w:rFonts w:ascii="Calibri" w:hAnsi="Calibri" w:cs="Calibri"/>
          <w:sz w:val="22"/>
          <w:szCs w:val="22"/>
        </w:rPr>
        <w:t xml:space="preserve"> </w:t>
      </w:r>
      <w:r w:rsidR="0079310C" w:rsidRPr="1BFB9D7B">
        <w:rPr>
          <w:rFonts w:asciiTheme="majorHAnsi" w:eastAsia="PMingLiU" w:hAnsiTheme="majorHAnsi" w:cstheme="majorBidi"/>
          <w:i/>
          <w:sz w:val="22"/>
          <w:szCs w:val="22"/>
        </w:rPr>
        <w:t>(To inform the participants, scale, planned activities</w:t>
      </w:r>
      <w:r w:rsidR="00102973">
        <w:rPr>
          <w:rFonts w:asciiTheme="majorHAnsi" w:eastAsia="PMingLiU" w:hAnsiTheme="majorHAnsi" w:cstheme="majorBidi"/>
          <w:i/>
          <w:sz w:val="22"/>
          <w:szCs w:val="22"/>
        </w:rPr>
        <w:t>,</w:t>
      </w:r>
      <w:r w:rsidR="0079310C" w:rsidRPr="1BFB9D7B">
        <w:rPr>
          <w:rFonts w:asciiTheme="majorHAnsi" w:eastAsia="PMingLiU" w:hAnsiTheme="majorHAnsi" w:cstheme="majorBidi"/>
          <w:i/>
          <w:sz w:val="22"/>
          <w:szCs w:val="22"/>
        </w:rPr>
        <w:t xml:space="preserve"> and expected outcome and impact</w:t>
      </w:r>
      <w:r w:rsidR="0079310C" w:rsidRPr="00DA3CF2">
        <w:rPr>
          <w:rFonts w:asciiTheme="majorHAnsi" w:eastAsia="PMingLiU" w:hAnsiTheme="majorHAnsi" w:cstheme="majorBidi"/>
          <w:i/>
          <w:sz w:val="22"/>
          <w:szCs w:val="22"/>
        </w:rPr>
        <w:t>)</w:t>
      </w:r>
      <w:r w:rsidR="00E93487" w:rsidRPr="00DA3CF2">
        <w:rPr>
          <w:rFonts w:asciiTheme="majorHAnsi" w:eastAsia="PMingLiU" w:hAnsiTheme="majorHAnsi" w:cstheme="majorBidi"/>
          <w:i/>
          <w:sz w:val="22"/>
          <w:szCs w:val="22"/>
        </w:rPr>
        <w:t>.</w:t>
      </w:r>
    </w:p>
    <w:p w14:paraId="075D3AF6" w14:textId="77777777" w:rsidR="003536B8" w:rsidRDefault="003536B8" w:rsidP="003536B8">
      <w:pPr>
        <w:autoSpaceDE w:val="0"/>
        <w:autoSpaceDN w:val="0"/>
        <w:adjustRightInd w:val="0"/>
        <w:ind w:left="360" w:right="520"/>
        <w:jc w:val="both"/>
        <w:outlineLvl w:val="0"/>
        <w:rPr>
          <w:rFonts w:ascii="Calibri" w:eastAsia="PMingLiU" w:hAnsi="Calibri" w:cs="Calibri"/>
          <w:b/>
          <w:bCs/>
          <w:sz w:val="22"/>
          <w:szCs w:val="22"/>
          <w:u w:val="single"/>
        </w:rPr>
      </w:pPr>
    </w:p>
    <w:p w14:paraId="57459B49" w14:textId="52835BAF" w:rsidR="0079310C" w:rsidRPr="0079310C" w:rsidRDefault="0079310C" w:rsidP="000D432B">
      <w:pPr>
        <w:autoSpaceDE w:val="0"/>
        <w:autoSpaceDN w:val="0"/>
        <w:adjustRightInd w:val="0"/>
        <w:ind w:right="520" w:firstLine="349"/>
        <w:jc w:val="both"/>
        <w:outlineLvl w:val="0"/>
        <w:rPr>
          <w:rFonts w:ascii="Calibri" w:eastAsia="PMingLiU" w:hAnsi="Calibri" w:cs="Calibri"/>
          <w:b/>
          <w:bCs/>
          <w:sz w:val="22"/>
          <w:szCs w:val="22"/>
        </w:rPr>
      </w:pPr>
      <w:r w:rsidRPr="0079310C">
        <w:rPr>
          <w:rFonts w:ascii="Calibri" w:eastAsia="PMingLiU" w:hAnsi="Calibri" w:cs="Calibri"/>
          <w:b/>
          <w:bCs/>
          <w:sz w:val="22"/>
          <w:szCs w:val="22"/>
        </w:rPr>
        <w:t>On HKUST campus</w:t>
      </w:r>
    </w:p>
    <w:p w14:paraId="09520A47" w14:textId="77777777" w:rsidR="0079310C" w:rsidRPr="003536B8" w:rsidRDefault="0079310C" w:rsidP="003536B8">
      <w:pPr>
        <w:autoSpaceDE w:val="0"/>
        <w:autoSpaceDN w:val="0"/>
        <w:adjustRightInd w:val="0"/>
        <w:ind w:left="360" w:right="520"/>
        <w:jc w:val="both"/>
        <w:outlineLvl w:val="0"/>
        <w:rPr>
          <w:rFonts w:ascii="Calibri" w:eastAsia="PMingLiU" w:hAnsi="Calibri" w:cs="Calibri"/>
          <w:b/>
          <w:bCs/>
          <w:sz w:val="22"/>
          <w:szCs w:val="22"/>
          <w:u w:val="single"/>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68"/>
        <w:gridCol w:w="3402"/>
        <w:gridCol w:w="3969"/>
      </w:tblGrid>
      <w:tr w:rsidR="00157F6D" w:rsidRPr="00E22826" w14:paraId="762272FB" w14:textId="77777777" w:rsidTr="00922828">
        <w:trPr>
          <w:trHeight w:val="257"/>
        </w:trPr>
        <w:tc>
          <w:tcPr>
            <w:tcW w:w="2268" w:type="dxa"/>
            <w:vAlign w:val="center"/>
          </w:tcPr>
          <w:p w14:paraId="72FC8E8D" w14:textId="77777777" w:rsidR="00157F6D" w:rsidRPr="009543D2" w:rsidRDefault="00157F6D">
            <w:pPr>
              <w:autoSpaceDE w:val="0"/>
              <w:autoSpaceDN w:val="0"/>
              <w:adjustRightInd w:val="0"/>
              <w:jc w:val="center"/>
              <w:rPr>
                <w:rFonts w:ascii="Calibri" w:eastAsia="PMingLiU" w:hAnsi="Calibri" w:cs="Calibri"/>
                <w:sz w:val="20"/>
                <w:szCs w:val="20"/>
              </w:rPr>
            </w:pPr>
          </w:p>
        </w:tc>
        <w:tc>
          <w:tcPr>
            <w:tcW w:w="3402" w:type="dxa"/>
            <w:vAlign w:val="center"/>
          </w:tcPr>
          <w:p w14:paraId="5DF5A511" w14:textId="0A4E8030" w:rsidR="00157F6D" w:rsidRPr="009543D2" w:rsidRDefault="00E93487">
            <w:pPr>
              <w:autoSpaceDE w:val="0"/>
              <w:autoSpaceDN w:val="0"/>
              <w:adjustRightInd w:val="0"/>
              <w:rPr>
                <w:rFonts w:ascii="Calibri" w:eastAsia="PMingLiU" w:hAnsi="Calibri" w:cs="Calibri"/>
                <w:sz w:val="20"/>
                <w:szCs w:val="20"/>
              </w:rPr>
            </w:pPr>
            <w:r>
              <w:rPr>
                <w:rFonts w:ascii="Calibri" w:eastAsia="PMingLiU" w:hAnsi="Calibri" w:cs="Calibri"/>
                <w:sz w:val="20"/>
                <w:szCs w:val="20"/>
              </w:rPr>
              <w:t xml:space="preserve">Start </w:t>
            </w:r>
            <w:r w:rsidR="00157F6D">
              <w:rPr>
                <w:rFonts w:ascii="Calibri" w:eastAsia="PMingLiU" w:hAnsi="Calibri" w:cs="Calibri"/>
                <w:sz w:val="20"/>
                <w:szCs w:val="20"/>
              </w:rPr>
              <w:t>Date</w:t>
            </w:r>
          </w:p>
        </w:tc>
        <w:tc>
          <w:tcPr>
            <w:tcW w:w="3969" w:type="dxa"/>
            <w:vAlign w:val="center"/>
          </w:tcPr>
          <w:p w14:paraId="33CA621B" w14:textId="70BD7E2E" w:rsidR="00157F6D" w:rsidRPr="009543D2" w:rsidRDefault="00E93487">
            <w:pPr>
              <w:autoSpaceDE w:val="0"/>
              <w:autoSpaceDN w:val="0"/>
              <w:adjustRightInd w:val="0"/>
              <w:rPr>
                <w:rFonts w:ascii="Calibri" w:eastAsia="PMingLiU" w:hAnsi="Calibri" w:cs="Calibri"/>
                <w:sz w:val="20"/>
                <w:szCs w:val="20"/>
              </w:rPr>
            </w:pPr>
            <w:r>
              <w:rPr>
                <w:rFonts w:ascii="Calibri" w:eastAsia="PMingLiU" w:hAnsi="Calibri" w:cs="Calibri"/>
                <w:sz w:val="20"/>
                <w:szCs w:val="20"/>
              </w:rPr>
              <w:t xml:space="preserve">End </w:t>
            </w:r>
            <w:r w:rsidR="00157F6D">
              <w:rPr>
                <w:rFonts w:ascii="Calibri" w:eastAsia="PMingLiU" w:hAnsi="Calibri" w:cs="Calibri"/>
                <w:sz w:val="20"/>
                <w:szCs w:val="20"/>
              </w:rPr>
              <w:t>Date</w:t>
            </w:r>
          </w:p>
        </w:tc>
      </w:tr>
      <w:tr w:rsidR="00157F6D" w:rsidRPr="00E22826" w14:paraId="59B28BC0" w14:textId="77777777" w:rsidTr="00922828">
        <w:trPr>
          <w:trHeight w:val="383"/>
        </w:trPr>
        <w:tc>
          <w:tcPr>
            <w:tcW w:w="2268" w:type="dxa"/>
            <w:vAlign w:val="center"/>
          </w:tcPr>
          <w:p w14:paraId="22A20AD6" w14:textId="77777777" w:rsidR="00157F6D" w:rsidRPr="009543D2" w:rsidRDefault="00157F6D">
            <w:pPr>
              <w:autoSpaceDE w:val="0"/>
              <w:autoSpaceDN w:val="0"/>
              <w:adjustRightInd w:val="0"/>
              <w:rPr>
                <w:rFonts w:ascii="Calibri" w:eastAsia="PMingLiU" w:hAnsi="Calibri" w:cs="Calibri"/>
                <w:sz w:val="20"/>
                <w:szCs w:val="20"/>
              </w:rPr>
            </w:pPr>
            <w:r w:rsidRPr="009543D2">
              <w:rPr>
                <w:rFonts w:ascii="Calibri" w:eastAsia="PMingLiU" w:hAnsi="Calibri" w:cs="Calibri"/>
                <w:sz w:val="20"/>
                <w:szCs w:val="20"/>
              </w:rPr>
              <w:lastRenderedPageBreak/>
              <w:t>Duration</w:t>
            </w:r>
          </w:p>
        </w:tc>
        <w:tc>
          <w:tcPr>
            <w:tcW w:w="3402" w:type="dxa"/>
            <w:vAlign w:val="center"/>
          </w:tcPr>
          <w:p w14:paraId="3D866CC3" w14:textId="77777777" w:rsidR="00157F6D" w:rsidRPr="009543D2" w:rsidRDefault="00157F6D">
            <w:pPr>
              <w:autoSpaceDE w:val="0"/>
              <w:autoSpaceDN w:val="0"/>
              <w:adjustRightInd w:val="0"/>
              <w:rPr>
                <w:rFonts w:ascii="Calibri" w:eastAsia="PMingLiU" w:hAnsi="Calibri" w:cs="Calibri"/>
                <w:sz w:val="20"/>
                <w:szCs w:val="20"/>
              </w:rPr>
            </w:pPr>
          </w:p>
        </w:tc>
        <w:tc>
          <w:tcPr>
            <w:tcW w:w="3969" w:type="dxa"/>
            <w:vAlign w:val="center"/>
          </w:tcPr>
          <w:p w14:paraId="69075771"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5435FAED" w14:textId="77777777" w:rsidTr="00922828">
        <w:trPr>
          <w:trHeight w:val="383"/>
        </w:trPr>
        <w:tc>
          <w:tcPr>
            <w:tcW w:w="2268" w:type="dxa"/>
            <w:vAlign w:val="center"/>
          </w:tcPr>
          <w:p w14:paraId="31A82EB3"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 xml:space="preserve">Topic/Title </w:t>
            </w:r>
          </w:p>
        </w:tc>
        <w:tc>
          <w:tcPr>
            <w:tcW w:w="7371" w:type="dxa"/>
            <w:gridSpan w:val="2"/>
            <w:vAlign w:val="center"/>
          </w:tcPr>
          <w:p w14:paraId="1C145CBA"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3BFB5BAF" w14:textId="77777777" w:rsidTr="00922828">
        <w:trPr>
          <w:trHeight w:val="383"/>
        </w:trPr>
        <w:tc>
          <w:tcPr>
            <w:tcW w:w="2268" w:type="dxa"/>
            <w:vAlign w:val="center"/>
          </w:tcPr>
          <w:p w14:paraId="35E82825"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Target</w:t>
            </w:r>
            <w:r w:rsidRPr="009543D2">
              <w:rPr>
                <w:rFonts w:ascii="Calibri" w:eastAsia="PMingLiU" w:hAnsi="Calibri" w:cs="Calibri"/>
                <w:sz w:val="20"/>
                <w:szCs w:val="20"/>
              </w:rPr>
              <w:t xml:space="preserve"> </w:t>
            </w:r>
            <w:r>
              <w:rPr>
                <w:rFonts w:ascii="Calibri" w:eastAsia="PMingLiU" w:hAnsi="Calibri" w:cs="Calibri"/>
                <w:sz w:val="20"/>
                <w:szCs w:val="20"/>
              </w:rPr>
              <w:t>P</w:t>
            </w:r>
            <w:r w:rsidRPr="009543D2">
              <w:rPr>
                <w:rFonts w:ascii="Calibri" w:eastAsia="PMingLiU" w:hAnsi="Calibri" w:cs="Calibri"/>
                <w:sz w:val="20"/>
                <w:szCs w:val="20"/>
              </w:rPr>
              <w:t>articipants</w:t>
            </w:r>
            <w:r>
              <w:rPr>
                <w:rFonts w:ascii="Calibri" w:eastAsia="PMingLiU" w:hAnsi="Calibri" w:cs="Calibri"/>
                <w:sz w:val="20"/>
                <w:szCs w:val="20"/>
              </w:rPr>
              <w:t xml:space="preserve"> &amp; Expected Nos.</w:t>
            </w:r>
          </w:p>
        </w:tc>
        <w:tc>
          <w:tcPr>
            <w:tcW w:w="7371" w:type="dxa"/>
            <w:gridSpan w:val="2"/>
            <w:vAlign w:val="center"/>
          </w:tcPr>
          <w:p w14:paraId="2658E950"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641967EC" w14:textId="77777777" w:rsidTr="00922828">
        <w:trPr>
          <w:trHeight w:val="383"/>
        </w:trPr>
        <w:tc>
          <w:tcPr>
            <w:tcW w:w="2268" w:type="dxa"/>
            <w:vAlign w:val="center"/>
          </w:tcPr>
          <w:p w14:paraId="34F91633"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Event Webpage</w:t>
            </w:r>
          </w:p>
        </w:tc>
        <w:tc>
          <w:tcPr>
            <w:tcW w:w="7371" w:type="dxa"/>
            <w:gridSpan w:val="2"/>
            <w:vAlign w:val="center"/>
          </w:tcPr>
          <w:p w14:paraId="52D58342"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12360F64" w14:textId="77777777" w:rsidTr="00922828">
        <w:trPr>
          <w:trHeight w:val="383"/>
        </w:trPr>
        <w:tc>
          <w:tcPr>
            <w:tcW w:w="2268" w:type="dxa"/>
            <w:vAlign w:val="center"/>
          </w:tcPr>
          <w:p w14:paraId="3DB4A69F"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Other Online Platform(s)</w:t>
            </w:r>
          </w:p>
        </w:tc>
        <w:tc>
          <w:tcPr>
            <w:tcW w:w="7371" w:type="dxa"/>
            <w:gridSpan w:val="2"/>
            <w:vAlign w:val="center"/>
          </w:tcPr>
          <w:p w14:paraId="5668EC17"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074DE0F2" w14:textId="77777777" w:rsidTr="00922828">
        <w:trPr>
          <w:trHeight w:val="2007"/>
        </w:trPr>
        <w:tc>
          <w:tcPr>
            <w:tcW w:w="9639" w:type="dxa"/>
            <w:gridSpan w:val="3"/>
          </w:tcPr>
          <w:p w14:paraId="3EF92B6C" w14:textId="77777777" w:rsidR="00157F6D" w:rsidRDefault="00157F6D">
            <w:pPr>
              <w:autoSpaceDE w:val="0"/>
              <w:autoSpaceDN w:val="0"/>
              <w:adjustRightInd w:val="0"/>
              <w:ind w:right="520"/>
              <w:outlineLvl w:val="0"/>
              <w:rPr>
                <w:rFonts w:ascii="Calibri" w:eastAsia="PMingLiU" w:hAnsi="Calibri" w:cs="Calibri"/>
                <w:sz w:val="20"/>
                <w:szCs w:val="20"/>
              </w:rPr>
            </w:pPr>
            <w:r>
              <w:rPr>
                <w:rFonts w:ascii="Calibri" w:eastAsia="PMingLiU" w:hAnsi="Calibri" w:cs="Calibri"/>
                <w:sz w:val="20"/>
                <w:szCs w:val="20"/>
              </w:rPr>
              <w:t>Event Details</w:t>
            </w:r>
          </w:p>
          <w:p w14:paraId="78039BA2" w14:textId="51F1887C" w:rsidR="00157F6D" w:rsidRPr="00DF7FDC" w:rsidRDefault="00157F6D">
            <w:pPr>
              <w:autoSpaceDE w:val="0"/>
              <w:autoSpaceDN w:val="0"/>
              <w:adjustRightInd w:val="0"/>
              <w:ind w:right="520"/>
              <w:outlineLvl w:val="0"/>
              <w:rPr>
                <w:rFonts w:ascii="Calibri" w:eastAsia="PMingLiU" w:hAnsi="Calibri" w:cs="Calibri"/>
                <w:i/>
                <w:iCs/>
                <w:sz w:val="20"/>
                <w:szCs w:val="20"/>
              </w:rPr>
            </w:pPr>
            <w:r w:rsidRPr="009B2CA9">
              <w:rPr>
                <w:rFonts w:asciiTheme="majorHAnsi" w:eastAsia="PMingLiU" w:hAnsiTheme="majorHAnsi" w:cstheme="majorHAnsi"/>
                <w:i/>
                <w:iCs/>
                <w:sz w:val="20"/>
                <w:szCs w:val="20"/>
              </w:rPr>
              <w:t>(</w:t>
            </w:r>
            <w:r w:rsidR="004E5FFB" w:rsidRPr="009B2CA9">
              <w:rPr>
                <w:rFonts w:asciiTheme="majorHAnsi" w:eastAsia="PMingLiU" w:hAnsiTheme="majorHAnsi" w:cstheme="majorHAnsi"/>
                <w:i/>
                <w:iCs/>
                <w:sz w:val="20"/>
                <w:szCs w:val="20"/>
              </w:rPr>
              <w:t>V</w:t>
            </w:r>
            <w:r w:rsidRPr="009B2CA9">
              <w:rPr>
                <w:rFonts w:asciiTheme="majorHAnsi" w:eastAsia="PMingLiU" w:hAnsiTheme="majorHAnsi" w:cstheme="majorHAnsi"/>
                <w:i/>
                <w:iCs/>
                <w:sz w:val="20"/>
                <w:szCs w:val="20"/>
              </w:rPr>
              <w:t>enue, program rundown, speakers, list of faculty members to be involved</w:t>
            </w:r>
            <w:r w:rsidR="004C4761" w:rsidRPr="009B2CA9">
              <w:rPr>
                <w:rFonts w:asciiTheme="majorHAnsi" w:eastAsia="PMingLiU" w:hAnsiTheme="majorHAnsi" w:cstheme="majorHAnsi"/>
                <w:i/>
                <w:iCs/>
                <w:sz w:val="20"/>
                <w:szCs w:val="20"/>
              </w:rPr>
              <w:t>.</w:t>
            </w:r>
            <w:r w:rsidR="004C4761">
              <w:rPr>
                <w:rFonts w:ascii="Calibri" w:eastAsia="PMingLiU" w:hAnsi="Calibri" w:cs="Calibri"/>
                <w:i/>
                <w:iCs/>
                <w:sz w:val="20"/>
                <w:szCs w:val="20"/>
              </w:rPr>
              <w:t xml:space="preserve"> </w:t>
            </w:r>
            <w:r w:rsidR="004C4761">
              <w:rPr>
                <w:rFonts w:asciiTheme="majorHAnsi" w:eastAsia="PMingLiU" w:hAnsiTheme="majorHAnsi" w:cstheme="majorBidi"/>
                <w:i/>
                <w:sz w:val="22"/>
                <w:szCs w:val="22"/>
              </w:rPr>
              <w:t xml:space="preserve">A maximum of </w:t>
            </w:r>
            <w:r w:rsidR="008F2959">
              <w:rPr>
                <w:rFonts w:asciiTheme="majorHAnsi" w:eastAsia="PMingLiU" w:hAnsiTheme="majorHAnsi" w:cstheme="majorBidi"/>
                <w:i/>
                <w:sz w:val="22"/>
                <w:szCs w:val="22"/>
              </w:rPr>
              <w:t>3</w:t>
            </w:r>
            <w:r w:rsidR="004C4761">
              <w:rPr>
                <w:rFonts w:asciiTheme="majorHAnsi" w:eastAsia="PMingLiU" w:hAnsiTheme="majorHAnsi" w:cstheme="majorBidi"/>
                <w:i/>
                <w:sz w:val="22"/>
                <w:szCs w:val="22"/>
              </w:rPr>
              <w:t>00 words.</w:t>
            </w:r>
            <w:r>
              <w:rPr>
                <w:rFonts w:ascii="Calibri" w:eastAsia="PMingLiU" w:hAnsi="Calibri" w:cs="Calibri"/>
                <w:i/>
                <w:iCs/>
                <w:sz w:val="20"/>
                <w:szCs w:val="20"/>
              </w:rPr>
              <w:t>)</w:t>
            </w:r>
          </w:p>
          <w:p w14:paraId="3D76880B" w14:textId="77777777" w:rsidR="00157F6D" w:rsidRPr="009543D2" w:rsidRDefault="00157F6D">
            <w:pPr>
              <w:autoSpaceDE w:val="0"/>
              <w:autoSpaceDN w:val="0"/>
              <w:adjustRightInd w:val="0"/>
              <w:rPr>
                <w:rFonts w:ascii="Calibri" w:eastAsia="PMingLiU" w:hAnsi="Calibri" w:cs="Calibri"/>
                <w:sz w:val="20"/>
                <w:szCs w:val="20"/>
              </w:rPr>
            </w:pPr>
          </w:p>
        </w:tc>
      </w:tr>
    </w:tbl>
    <w:p w14:paraId="176C531E" w14:textId="77777777" w:rsidR="000D432B" w:rsidRDefault="000D432B" w:rsidP="00556904">
      <w:pPr>
        <w:autoSpaceDE w:val="0"/>
        <w:autoSpaceDN w:val="0"/>
        <w:adjustRightInd w:val="0"/>
        <w:ind w:right="520"/>
        <w:jc w:val="both"/>
        <w:outlineLvl w:val="0"/>
        <w:rPr>
          <w:rFonts w:ascii="Calibri" w:eastAsia="PMingLiU" w:hAnsi="Calibri" w:cs="Calibri"/>
          <w:b/>
          <w:bCs/>
          <w:sz w:val="22"/>
          <w:szCs w:val="22"/>
          <w:u w:val="single"/>
        </w:rPr>
      </w:pPr>
    </w:p>
    <w:p w14:paraId="4B5F03EA" w14:textId="77777777" w:rsidR="000D432B" w:rsidRDefault="000D432B" w:rsidP="000D432B">
      <w:pPr>
        <w:autoSpaceDE w:val="0"/>
        <w:autoSpaceDN w:val="0"/>
        <w:adjustRightInd w:val="0"/>
        <w:ind w:right="520" w:firstLine="720"/>
        <w:jc w:val="both"/>
        <w:outlineLvl w:val="0"/>
        <w:rPr>
          <w:rFonts w:ascii="Calibri" w:eastAsia="PMingLiU" w:hAnsi="Calibri" w:cs="Calibri"/>
          <w:b/>
          <w:bCs/>
          <w:sz w:val="22"/>
          <w:szCs w:val="22"/>
          <w:u w:val="single"/>
        </w:rPr>
      </w:pPr>
    </w:p>
    <w:p w14:paraId="7E78792C" w14:textId="31BD6F2E" w:rsidR="0079310C" w:rsidRDefault="0079310C" w:rsidP="000D432B">
      <w:pPr>
        <w:autoSpaceDE w:val="0"/>
        <w:autoSpaceDN w:val="0"/>
        <w:adjustRightInd w:val="0"/>
        <w:ind w:right="520" w:firstLine="426"/>
        <w:jc w:val="both"/>
        <w:outlineLvl w:val="0"/>
        <w:rPr>
          <w:rFonts w:ascii="Calibri" w:eastAsia="PMingLiU" w:hAnsi="Calibri" w:cs="Calibri"/>
          <w:b/>
          <w:bCs/>
          <w:sz w:val="22"/>
          <w:szCs w:val="22"/>
        </w:rPr>
      </w:pPr>
      <w:r w:rsidRPr="0079310C">
        <w:rPr>
          <w:rFonts w:ascii="Calibri" w:eastAsia="PMingLiU" w:hAnsi="Calibri" w:cs="Calibri"/>
          <w:b/>
          <w:bCs/>
          <w:sz w:val="22"/>
          <w:szCs w:val="22"/>
        </w:rPr>
        <w:t xml:space="preserve">On HKUST(GZ) campus </w:t>
      </w:r>
    </w:p>
    <w:p w14:paraId="1F9BE510" w14:textId="77777777" w:rsidR="00157F6D" w:rsidRPr="0079310C" w:rsidRDefault="00157F6D" w:rsidP="0079310C">
      <w:pPr>
        <w:autoSpaceDE w:val="0"/>
        <w:autoSpaceDN w:val="0"/>
        <w:adjustRightInd w:val="0"/>
        <w:ind w:left="1080" w:right="520"/>
        <w:jc w:val="both"/>
        <w:outlineLvl w:val="0"/>
        <w:rPr>
          <w:rFonts w:ascii="Calibri" w:eastAsia="PMingLiU" w:hAnsi="Calibri" w:cs="Calibri"/>
          <w:b/>
          <w:bCs/>
          <w:sz w:val="22"/>
          <w:szCs w:val="22"/>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68"/>
        <w:gridCol w:w="3402"/>
        <w:gridCol w:w="3969"/>
      </w:tblGrid>
      <w:tr w:rsidR="00F169BE" w:rsidRPr="00E22826" w14:paraId="33543075" w14:textId="77777777" w:rsidTr="00E93487">
        <w:trPr>
          <w:trHeight w:val="257"/>
        </w:trPr>
        <w:tc>
          <w:tcPr>
            <w:tcW w:w="2268" w:type="dxa"/>
            <w:vAlign w:val="center"/>
          </w:tcPr>
          <w:p w14:paraId="0BC2CD20" w14:textId="77777777" w:rsidR="00F169BE" w:rsidRPr="009543D2" w:rsidRDefault="00F169BE" w:rsidP="00F169BE">
            <w:pPr>
              <w:autoSpaceDE w:val="0"/>
              <w:autoSpaceDN w:val="0"/>
              <w:adjustRightInd w:val="0"/>
              <w:jc w:val="center"/>
              <w:rPr>
                <w:rFonts w:ascii="Calibri" w:eastAsia="PMingLiU" w:hAnsi="Calibri" w:cs="Calibri"/>
                <w:sz w:val="20"/>
                <w:szCs w:val="20"/>
              </w:rPr>
            </w:pPr>
          </w:p>
        </w:tc>
        <w:tc>
          <w:tcPr>
            <w:tcW w:w="3402" w:type="dxa"/>
            <w:vAlign w:val="center"/>
          </w:tcPr>
          <w:p w14:paraId="4B440D3B" w14:textId="7B029586" w:rsidR="00F169BE" w:rsidRPr="009543D2" w:rsidRDefault="00F169BE" w:rsidP="00F169BE">
            <w:pPr>
              <w:autoSpaceDE w:val="0"/>
              <w:autoSpaceDN w:val="0"/>
              <w:adjustRightInd w:val="0"/>
              <w:rPr>
                <w:rFonts w:ascii="Calibri" w:eastAsia="PMingLiU" w:hAnsi="Calibri" w:cs="Calibri"/>
                <w:sz w:val="20"/>
                <w:szCs w:val="20"/>
              </w:rPr>
            </w:pPr>
            <w:r>
              <w:rPr>
                <w:rFonts w:ascii="Calibri" w:eastAsia="PMingLiU" w:hAnsi="Calibri" w:cs="Calibri"/>
                <w:sz w:val="20"/>
                <w:szCs w:val="20"/>
              </w:rPr>
              <w:t>Start Date</w:t>
            </w:r>
          </w:p>
        </w:tc>
        <w:tc>
          <w:tcPr>
            <w:tcW w:w="3969" w:type="dxa"/>
            <w:vAlign w:val="center"/>
          </w:tcPr>
          <w:p w14:paraId="0CBC6AA7" w14:textId="080A873A" w:rsidR="00F169BE" w:rsidRPr="009543D2" w:rsidRDefault="00F169BE" w:rsidP="00F169BE">
            <w:pPr>
              <w:autoSpaceDE w:val="0"/>
              <w:autoSpaceDN w:val="0"/>
              <w:adjustRightInd w:val="0"/>
              <w:rPr>
                <w:rFonts w:ascii="Calibri" w:eastAsia="PMingLiU" w:hAnsi="Calibri" w:cs="Calibri"/>
                <w:sz w:val="20"/>
                <w:szCs w:val="20"/>
              </w:rPr>
            </w:pPr>
            <w:r>
              <w:rPr>
                <w:rFonts w:ascii="Calibri" w:eastAsia="PMingLiU" w:hAnsi="Calibri" w:cs="Calibri"/>
                <w:sz w:val="20"/>
                <w:szCs w:val="20"/>
              </w:rPr>
              <w:t>End Date</w:t>
            </w:r>
          </w:p>
        </w:tc>
      </w:tr>
      <w:tr w:rsidR="00157F6D" w:rsidRPr="00E22826" w14:paraId="71690E57" w14:textId="77777777" w:rsidTr="00E93487">
        <w:trPr>
          <w:trHeight w:val="383"/>
        </w:trPr>
        <w:tc>
          <w:tcPr>
            <w:tcW w:w="2268" w:type="dxa"/>
            <w:vAlign w:val="center"/>
          </w:tcPr>
          <w:p w14:paraId="3FD3BD4A" w14:textId="77777777" w:rsidR="00157F6D" w:rsidRPr="009543D2" w:rsidRDefault="00157F6D">
            <w:pPr>
              <w:autoSpaceDE w:val="0"/>
              <w:autoSpaceDN w:val="0"/>
              <w:adjustRightInd w:val="0"/>
              <w:rPr>
                <w:rFonts w:ascii="Calibri" w:eastAsia="PMingLiU" w:hAnsi="Calibri" w:cs="Calibri"/>
                <w:sz w:val="20"/>
                <w:szCs w:val="20"/>
              </w:rPr>
            </w:pPr>
            <w:r w:rsidRPr="009543D2">
              <w:rPr>
                <w:rFonts w:ascii="Calibri" w:eastAsia="PMingLiU" w:hAnsi="Calibri" w:cs="Calibri"/>
                <w:sz w:val="20"/>
                <w:szCs w:val="20"/>
              </w:rPr>
              <w:t>Duration</w:t>
            </w:r>
          </w:p>
        </w:tc>
        <w:tc>
          <w:tcPr>
            <w:tcW w:w="3402" w:type="dxa"/>
            <w:vAlign w:val="center"/>
          </w:tcPr>
          <w:p w14:paraId="39118FFB" w14:textId="77777777" w:rsidR="00157F6D" w:rsidRPr="009543D2" w:rsidRDefault="00157F6D">
            <w:pPr>
              <w:autoSpaceDE w:val="0"/>
              <w:autoSpaceDN w:val="0"/>
              <w:adjustRightInd w:val="0"/>
              <w:rPr>
                <w:rFonts w:ascii="Calibri" w:eastAsia="PMingLiU" w:hAnsi="Calibri" w:cs="Calibri"/>
                <w:sz w:val="20"/>
                <w:szCs w:val="20"/>
              </w:rPr>
            </w:pPr>
          </w:p>
        </w:tc>
        <w:tc>
          <w:tcPr>
            <w:tcW w:w="3969" w:type="dxa"/>
            <w:vAlign w:val="center"/>
          </w:tcPr>
          <w:p w14:paraId="71CD70B0"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3EA47133" w14:textId="77777777" w:rsidTr="00E93487">
        <w:trPr>
          <w:trHeight w:val="383"/>
        </w:trPr>
        <w:tc>
          <w:tcPr>
            <w:tcW w:w="2268" w:type="dxa"/>
            <w:vAlign w:val="center"/>
          </w:tcPr>
          <w:p w14:paraId="665809ED"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 xml:space="preserve">Topic/Title </w:t>
            </w:r>
          </w:p>
        </w:tc>
        <w:tc>
          <w:tcPr>
            <w:tcW w:w="7371" w:type="dxa"/>
            <w:gridSpan w:val="2"/>
            <w:vAlign w:val="center"/>
          </w:tcPr>
          <w:p w14:paraId="5A81BFB5"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73FBF254" w14:textId="77777777">
        <w:trPr>
          <w:trHeight w:val="383"/>
        </w:trPr>
        <w:tc>
          <w:tcPr>
            <w:tcW w:w="2268" w:type="dxa"/>
            <w:vAlign w:val="center"/>
          </w:tcPr>
          <w:p w14:paraId="45978153"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Target</w:t>
            </w:r>
            <w:r w:rsidRPr="009543D2">
              <w:rPr>
                <w:rFonts w:ascii="Calibri" w:eastAsia="PMingLiU" w:hAnsi="Calibri" w:cs="Calibri"/>
                <w:sz w:val="20"/>
                <w:szCs w:val="20"/>
              </w:rPr>
              <w:t xml:space="preserve"> </w:t>
            </w:r>
            <w:r>
              <w:rPr>
                <w:rFonts w:ascii="Calibri" w:eastAsia="PMingLiU" w:hAnsi="Calibri" w:cs="Calibri"/>
                <w:sz w:val="20"/>
                <w:szCs w:val="20"/>
              </w:rPr>
              <w:t>P</w:t>
            </w:r>
            <w:r w:rsidRPr="009543D2">
              <w:rPr>
                <w:rFonts w:ascii="Calibri" w:eastAsia="PMingLiU" w:hAnsi="Calibri" w:cs="Calibri"/>
                <w:sz w:val="20"/>
                <w:szCs w:val="20"/>
              </w:rPr>
              <w:t>articipants</w:t>
            </w:r>
            <w:r>
              <w:rPr>
                <w:rFonts w:ascii="Calibri" w:eastAsia="PMingLiU" w:hAnsi="Calibri" w:cs="Calibri"/>
                <w:sz w:val="20"/>
                <w:szCs w:val="20"/>
              </w:rPr>
              <w:t xml:space="preserve"> &amp; Expected Nos.</w:t>
            </w:r>
          </w:p>
        </w:tc>
        <w:tc>
          <w:tcPr>
            <w:tcW w:w="7371" w:type="dxa"/>
            <w:gridSpan w:val="2"/>
            <w:vAlign w:val="center"/>
          </w:tcPr>
          <w:p w14:paraId="60493826"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4763BD4E" w14:textId="77777777">
        <w:trPr>
          <w:trHeight w:val="383"/>
        </w:trPr>
        <w:tc>
          <w:tcPr>
            <w:tcW w:w="2268" w:type="dxa"/>
            <w:vAlign w:val="center"/>
          </w:tcPr>
          <w:p w14:paraId="238C6944"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Event Webpage</w:t>
            </w:r>
          </w:p>
        </w:tc>
        <w:tc>
          <w:tcPr>
            <w:tcW w:w="7371" w:type="dxa"/>
            <w:gridSpan w:val="2"/>
            <w:vAlign w:val="center"/>
          </w:tcPr>
          <w:p w14:paraId="5CAF2D25"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3240205F" w14:textId="77777777">
        <w:trPr>
          <w:trHeight w:val="383"/>
        </w:trPr>
        <w:tc>
          <w:tcPr>
            <w:tcW w:w="2268" w:type="dxa"/>
            <w:vAlign w:val="center"/>
          </w:tcPr>
          <w:p w14:paraId="58624382" w14:textId="77777777" w:rsidR="00157F6D" w:rsidRPr="009543D2" w:rsidRDefault="00157F6D">
            <w:pPr>
              <w:autoSpaceDE w:val="0"/>
              <w:autoSpaceDN w:val="0"/>
              <w:adjustRightInd w:val="0"/>
              <w:rPr>
                <w:rFonts w:ascii="Calibri" w:eastAsia="PMingLiU" w:hAnsi="Calibri" w:cs="Calibri"/>
                <w:sz w:val="20"/>
                <w:szCs w:val="20"/>
              </w:rPr>
            </w:pPr>
            <w:r>
              <w:rPr>
                <w:rFonts w:ascii="Calibri" w:eastAsia="PMingLiU" w:hAnsi="Calibri" w:cs="Calibri"/>
                <w:sz w:val="20"/>
                <w:szCs w:val="20"/>
              </w:rPr>
              <w:t>Other Online Platform(s)</w:t>
            </w:r>
          </w:p>
        </w:tc>
        <w:tc>
          <w:tcPr>
            <w:tcW w:w="7371" w:type="dxa"/>
            <w:gridSpan w:val="2"/>
            <w:vAlign w:val="center"/>
          </w:tcPr>
          <w:p w14:paraId="4CC4BAD3" w14:textId="77777777" w:rsidR="00157F6D" w:rsidRPr="009543D2" w:rsidRDefault="00157F6D">
            <w:pPr>
              <w:autoSpaceDE w:val="0"/>
              <w:autoSpaceDN w:val="0"/>
              <w:adjustRightInd w:val="0"/>
              <w:rPr>
                <w:rFonts w:ascii="Calibri" w:eastAsia="PMingLiU" w:hAnsi="Calibri" w:cs="Calibri"/>
                <w:sz w:val="20"/>
                <w:szCs w:val="20"/>
              </w:rPr>
            </w:pPr>
          </w:p>
        </w:tc>
      </w:tr>
      <w:tr w:rsidR="00157F6D" w:rsidRPr="00E22826" w14:paraId="590B394F" w14:textId="77777777" w:rsidTr="00325417">
        <w:trPr>
          <w:trHeight w:val="2444"/>
        </w:trPr>
        <w:tc>
          <w:tcPr>
            <w:tcW w:w="9639" w:type="dxa"/>
            <w:gridSpan w:val="3"/>
          </w:tcPr>
          <w:p w14:paraId="6126AFAE" w14:textId="77777777" w:rsidR="00157F6D" w:rsidRDefault="00157F6D">
            <w:pPr>
              <w:autoSpaceDE w:val="0"/>
              <w:autoSpaceDN w:val="0"/>
              <w:adjustRightInd w:val="0"/>
              <w:ind w:right="520"/>
              <w:outlineLvl w:val="0"/>
              <w:rPr>
                <w:rFonts w:ascii="Calibri" w:eastAsia="PMingLiU" w:hAnsi="Calibri" w:cs="Calibri"/>
                <w:sz w:val="20"/>
                <w:szCs w:val="20"/>
              </w:rPr>
            </w:pPr>
            <w:r>
              <w:rPr>
                <w:rFonts w:ascii="Calibri" w:eastAsia="PMingLiU" w:hAnsi="Calibri" w:cs="Calibri"/>
                <w:sz w:val="20"/>
                <w:szCs w:val="20"/>
              </w:rPr>
              <w:t>Event Details</w:t>
            </w:r>
          </w:p>
          <w:p w14:paraId="242E97E1" w14:textId="07C266D9" w:rsidR="00157F6D" w:rsidRPr="00DF7FDC" w:rsidRDefault="00157F6D">
            <w:pPr>
              <w:autoSpaceDE w:val="0"/>
              <w:autoSpaceDN w:val="0"/>
              <w:adjustRightInd w:val="0"/>
              <w:ind w:right="520"/>
              <w:outlineLvl w:val="0"/>
              <w:rPr>
                <w:rFonts w:ascii="Calibri" w:eastAsia="PMingLiU" w:hAnsi="Calibri" w:cs="Calibri"/>
                <w:i/>
                <w:iCs/>
                <w:sz w:val="20"/>
                <w:szCs w:val="20"/>
              </w:rPr>
            </w:pPr>
            <w:r w:rsidRPr="009B2CA9">
              <w:rPr>
                <w:rFonts w:asciiTheme="majorHAnsi" w:eastAsia="PMingLiU" w:hAnsiTheme="majorHAnsi" w:cstheme="majorHAnsi"/>
                <w:i/>
                <w:iCs/>
                <w:sz w:val="20"/>
                <w:szCs w:val="20"/>
              </w:rPr>
              <w:t>(</w:t>
            </w:r>
            <w:r w:rsidR="004E5FFB" w:rsidRPr="009B2CA9">
              <w:rPr>
                <w:rFonts w:asciiTheme="majorHAnsi" w:eastAsia="PMingLiU" w:hAnsiTheme="majorHAnsi" w:cstheme="majorHAnsi"/>
                <w:i/>
                <w:iCs/>
                <w:sz w:val="20"/>
                <w:szCs w:val="20"/>
              </w:rPr>
              <w:t>V</w:t>
            </w:r>
            <w:r w:rsidRPr="009B2CA9">
              <w:rPr>
                <w:rFonts w:asciiTheme="majorHAnsi" w:eastAsia="PMingLiU" w:hAnsiTheme="majorHAnsi" w:cstheme="majorHAnsi"/>
                <w:i/>
                <w:iCs/>
                <w:sz w:val="20"/>
                <w:szCs w:val="20"/>
              </w:rPr>
              <w:t>enue, program rundown, speakers, list of faculty members to be involved</w:t>
            </w:r>
            <w:r w:rsidR="008F2959" w:rsidRPr="009B2CA9">
              <w:rPr>
                <w:rFonts w:asciiTheme="majorHAnsi" w:eastAsia="PMingLiU" w:hAnsiTheme="majorHAnsi" w:cstheme="majorHAnsi"/>
                <w:i/>
                <w:iCs/>
                <w:sz w:val="20"/>
                <w:szCs w:val="20"/>
              </w:rPr>
              <w:t>.</w:t>
            </w:r>
            <w:r w:rsidR="008F2959">
              <w:rPr>
                <w:rFonts w:ascii="Calibri" w:eastAsia="PMingLiU" w:hAnsi="Calibri" w:cs="Calibri"/>
                <w:i/>
                <w:iCs/>
                <w:sz w:val="20"/>
                <w:szCs w:val="20"/>
              </w:rPr>
              <w:t xml:space="preserve"> </w:t>
            </w:r>
            <w:r w:rsidR="008F2959">
              <w:rPr>
                <w:rFonts w:asciiTheme="majorHAnsi" w:eastAsia="PMingLiU" w:hAnsiTheme="majorHAnsi" w:cstheme="majorBidi"/>
                <w:i/>
                <w:sz w:val="22"/>
                <w:szCs w:val="22"/>
              </w:rPr>
              <w:t>A maximum of 300 w</w:t>
            </w:r>
            <w:r w:rsidR="008F2959" w:rsidRPr="009B2CA9">
              <w:rPr>
                <w:rFonts w:asciiTheme="majorHAnsi" w:eastAsia="PMingLiU" w:hAnsiTheme="majorHAnsi" w:cstheme="majorHAnsi"/>
                <w:i/>
                <w:sz w:val="22"/>
                <w:szCs w:val="22"/>
              </w:rPr>
              <w:t>ords.</w:t>
            </w:r>
            <w:r w:rsidRPr="009B2CA9">
              <w:rPr>
                <w:rFonts w:asciiTheme="majorHAnsi" w:eastAsia="PMingLiU" w:hAnsiTheme="majorHAnsi" w:cstheme="majorHAnsi"/>
                <w:i/>
                <w:iCs/>
                <w:sz w:val="20"/>
                <w:szCs w:val="20"/>
              </w:rPr>
              <w:t>)</w:t>
            </w:r>
          </w:p>
          <w:p w14:paraId="2A855B45" w14:textId="77777777" w:rsidR="00157F6D" w:rsidRPr="00036A8A" w:rsidRDefault="00157F6D">
            <w:pPr>
              <w:autoSpaceDE w:val="0"/>
              <w:autoSpaceDN w:val="0"/>
              <w:adjustRightInd w:val="0"/>
              <w:rPr>
                <w:rFonts w:ascii="Calibri" w:eastAsia="PMingLiU" w:hAnsi="Calibri" w:cs="Calibri"/>
                <w:b/>
                <w:bCs/>
                <w:sz w:val="20"/>
                <w:szCs w:val="20"/>
              </w:rPr>
            </w:pPr>
          </w:p>
        </w:tc>
      </w:tr>
    </w:tbl>
    <w:p w14:paraId="009AF1BE" w14:textId="56A25C54" w:rsidR="003536B8" w:rsidRPr="0043560A" w:rsidRDefault="003536B8" w:rsidP="00610B01">
      <w:pPr>
        <w:pStyle w:val="aa"/>
        <w:numPr>
          <w:ilvl w:val="0"/>
          <w:numId w:val="2"/>
        </w:numPr>
        <w:autoSpaceDE w:val="0"/>
        <w:autoSpaceDN w:val="0"/>
        <w:adjustRightInd w:val="0"/>
        <w:ind w:right="520"/>
        <w:outlineLvl w:val="0"/>
        <w:rPr>
          <w:rFonts w:asciiTheme="minorHAnsi" w:eastAsia="PMingLiU" w:hAnsiTheme="minorHAnsi" w:cstheme="minorHAnsi"/>
          <w:iCs/>
          <w:sz w:val="22"/>
          <w:szCs w:val="22"/>
        </w:rPr>
      </w:pPr>
      <w:r w:rsidRPr="003536B8">
        <w:rPr>
          <w:rFonts w:asciiTheme="minorHAnsi" w:hAnsiTheme="minorHAnsi" w:cstheme="minorHAnsi"/>
          <w:iCs/>
          <w:sz w:val="22"/>
          <w:szCs w:val="22"/>
        </w:rPr>
        <w:t xml:space="preserve">Plan </w:t>
      </w:r>
      <w:r>
        <w:rPr>
          <w:rFonts w:asciiTheme="minorHAnsi" w:hAnsiTheme="minorHAnsi" w:cstheme="minorHAnsi"/>
          <w:iCs/>
          <w:sz w:val="22"/>
          <w:szCs w:val="22"/>
        </w:rPr>
        <w:t>f</w:t>
      </w:r>
      <w:r w:rsidR="00575638">
        <w:rPr>
          <w:rFonts w:asciiTheme="minorHAnsi" w:hAnsiTheme="minorHAnsi" w:cstheme="minorHAnsi"/>
          <w:iCs/>
          <w:sz w:val="22"/>
          <w:szCs w:val="22"/>
        </w:rPr>
        <w:t>or</w:t>
      </w:r>
      <w:r>
        <w:rPr>
          <w:rFonts w:asciiTheme="minorHAnsi" w:hAnsiTheme="minorHAnsi" w:cstheme="minorHAnsi"/>
          <w:iCs/>
          <w:sz w:val="22"/>
          <w:szCs w:val="22"/>
        </w:rPr>
        <w:t xml:space="preserve"> </w:t>
      </w:r>
      <w:r w:rsidR="0043560A">
        <w:rPr>
          <w:rFonts w:asciiTheme="minorHAnsi" w:hAnsiTheme="minorHAnsi" w:cstheme="minorHAnsi"/>
          <w:iCs/>
          <w:sz w:val="22"/>
          <w:szCs w:val="22"/>
        </w:rPr>
        <w:t>i</w:t>
      </w:r>
      <w:r w:rsidR="0043560A" w:rsidRPr="00765D47">
        <w:rPr>
          <w:rFonts w:asciiTheme="minorHAnsi" w:hAnsiTheme="minorHAnsi" w:cstheme="minorHAnsi"/>
          <w:iCs/>
          <w:sz w:val="22"/>
          <w:szCs w:val="22"/>
        </w:rPr>
        <w:t xml:space="preserve">ndustry-sponsored </w:t>
      </w:r>
      <w:r w:rsidR="0043560A">
        <w:rPr>
          <w:rFonts w:asciiTheme="minorHAnsi" w:hAnsiTheme="minorHAnsi" w:cstheme="minorHAnsi"/>
          <w:iCs/>
          <w:sz w:val="22"/>
          <w:szCs w:val="22"/>
        </w:rPr>
        <w:t>r</w:t>
      </w:r>
      <w:r w:rsidR="0043560A" w:rsidRPr="00765D47">
        <w:rPr>
          <w:rFonts w:asciiTheme="minorHAnsi" w:hAnsiTheme="minorHAnsi" w:cstheme="minorHAnsi"/>
          <w:iCs/>
          <w:sz w:val="22"/>
          <w:szCs w:val="22"/>
        </w:rPr>
        <w:t xml:space="preserve">esearch </w:t>
      </w:r>
      <w:r w:rsidR="0043560A">
        <w:rPr>
          <w:rFonts w:asciiTheme="minorHAnsi" w:hAnsiTheme="minorHAnsi" w:cstheme="minorHAnsi"/>
          <w:iCs/>
          <w:sz w:val="22"/>
          <w:szCs w:val="22"/>
        </w:rPr>
        <w:t xml:space="preserve">or </w:t>
      </w:r>
      <w:r>
        <w:rPr>
          <w:rFonts w:asciiTheme="minorHAnsi" w:hAnsiTheme="minorHAnsi" w:cstheme="minorHAnsi"/>
          <w:iCs/>
          <w:sz w:val="22"/>
          <w:szCs w:val="22"/>
        </w:rPr>
        <w:t>joint submission of research proposal for major external grant</w:t>
      </w:r>
      <w:r w:rsidR="00AD404A">
        <w:rPr>
          <w:rFonts w:asciiTheme="minorHAnsi" w:eastAsia="DengXian" w:hAnsiTheme="minorHAnsi" w:cstheme="minorHAnsi" w:hint="eastAsia"/>
          <w:iCs/>
          <w:sz w:val="22"/>
          <w:szCs w:val="22"/>
          <w:lang w:eastAsia="zh-CN"/>
        </w:rPr>
        <w:t>,</w:t>
      </w:r>
      <w:r w:rsidR="005A1509">
        <w:rPr>
          <w:rFonts w:asciiTheme="minorHAnsi" w:hAnsiTheme="minorHAnsi" w:cstheme="minorHAnsi"/>
          <w:iCs/>
          <w:sz w:val="22"/>
          <w:szCs w:val="22"/>
        </w:rPr>
        <w:t xml:space="preserve"> </w:t>
      </w:r>
      <w:r w:rsidR="005A1509" w:rsidRPr="005A1509">
        <w:rPr>
          <w:rFonts w:asciiTheme="minorHAnsi" w:hAnsiTheme="minorHAnsi" w:cstheme="minorHAnsi"/>
          <w:b/>
          <w:bCs/>
          <w:iCs/>
          <w:sz w:val="22"/>
          <w:szCs w:val="22"/>
          <w:u w:val="single"/>
        </w:rPr>
        <w:t>within</w:t>
      </w:r>
      <w:r w:rsidR="005A1509">
        <w:rPr>
          <w:rFonts w:asciiTheme="minorHAnsi" w:hAnsiTheme="minorHAnsi" w:cstheme="minorHAnsi"/>
          <w:iCs/>
          <w:sz w:val="22"/>
          <w:szCs w:val="22"/>
        </w:rPr>
        <w:t xml:space="preserve"> the Project Duration. </w:t>
      </w:r>
      <w:r w:rsidR="005A1509">
        <w:rPr>
          <w:rStyle w:val="af7"/>
          <w:rFonts w:asciiTheme="minorHAnsi" w:hAnsiTheme="minorHAnsi" w:cstheme="minorHAnsi"/>
          <w:iCs/>
          <w:sz w:val="22"/>
          <w:szCs w:val="22"/>
        </w:rPr>
        <w:footnoteReference w:id="3"/>
      </w:r>
    </w:p>
    <w:p w14:paraId="686863B0" w14:textId="77777777" w:rsidR="0043560A" w:rsidRPr="0043560A" w:rsidRDefault="0043560A" w:rsidP="0043560A">
      <w:pPr>
        <w:pStyle w:val="aa"/>
        <w:autoSpaceDE w:val="0"/>
        <w:autoSpaceDN w:val="0"/>
        <w:adjustRightInd w:val="0"/>
        <w:ind w:left="709" w:right="520"/>
        <w:outlineLvl w:val="0"/>
        <w:rPr>
          <w:rFonts w:asciiTheme="minorHAnsi" w:eastAsia="PMingLiU" w:hAnsiTheme="minorHAnsi" w:cstheme="minorHAnsi"/>
          <w:iCs/>
          <w:sz w:val="22"/>
          <w:szCs w:val="22"/>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bottom w:w="57" w:type="dxa"/>
        </w:tblCellMar>
        <w:tblLook w:val="0000" w:firstRow="0" w:lastRow="0" w:firstColumn="0" w:lastColumn="0" w:noHBand="0" w:noVBand="0"/>
      </w:tblPr>
      <w:tblGrid>
        <w:gridCol w:w="1701"/>
        <w:gridCol w:w="3260"/>
        <w:gridCol w:w="2268"/>
        <w:gridCol w:w="2410"/>
      </w:tblGrid>
      <w:tr w:rsidR="0043560A" w:rsidRPr="00E22826" w14:paraId="381F9B6A" w14:textId="77777777" w:rsidTr="00922828">
        <w:trPr>
          <w:trHeight w:val="385"/>
        </w:trPr>
        <w:tc>
          <w:tcPr>
            <w:tcW w:w="1701" w:type="dxa"/>
            <w:shd w:val="clear" w:color="auto" w:fill="CCCCCC"/>
          </w:tcPr>
          <w:p w14:paraId="1F55A611" w14:textId="77777777" w:rsidR="0043560A" w:rsidRPr="005C65F1" w:rsidRDefault="0043560A" w:rsidP="000A3C25">
            <w:pPr>
              <w:autoSpaceDE w:val="0"/>
              <w:autoSpaceDN w:val="0"/>
              <w:adjustRightInd w:val="0"/>
              <w:jc w:val="center"/>
              <w:rPr>
                <w:rFonts w:ascii="Calibri" w:eastAsia="PMingLiU" w:hAnsi="Calibri" w:cs="Calibri"/>
                <w:sz w:val="18"/>
                <w:szCs w:val="18"/>
              </w:rPr>
            </w:pPr>
            <w:r>
              <w:rPr>
                <w:rFonts w:ascii="Calibri" w:eastAsia="DengXian" w:hAnsi="Calibri" w:cs="Calibri"/>
                <w:sz w:val="18"/>
                <w:szCs w:val="18"/>
                <w:lang w:eastAsia="zh-CN"/>
              </w:rPr>
              <w:t xml:space="preserve">Proposed </w:t>
            </w:r>
            <w:r w:rsidRPr="00992314">
              <w:rPr>
                <w:rFonts w:ascii="Calibri" w:eastAsia="DengXian" w:hAnsi="Calibri" w:cs="Calibri"/>
                <w:sz w:val="18"/>
                <w:szCs w:val="18"/>
                <w:lang w:eastAsia="zh-CN"/>
              </w:rPr>
              <w:t>Sponsor</w:t>
            </w:r>
            <w:r w:rsidRPr="005C65F1">
              <w:rPr>
                <w:rFonts w:ascii="Calibri" w:eastAsia="PMingLiU" w:hAnsi="Calibri" w:cs="Calibri"/>
                <w:sz w:val="18"/>
                <w:szCs w:val="18"/>
              </w:rPr>
              <w:t xml:space="preserve"> </w:t>
            </w:r>
          </w:p>
          <w:p w14:paraId="33D0AF72" w14:textId="77777777" w:rsidR="0043560A" w:rsidRPr="005C65F1" w:rsidRDefault="0043560A" w:rsidP="000A3C25">
            <w:pPr>
              <w:autoSpaceDE w:val="0"/>
              <w:autoSpaceDN w:val="0"/>
              <w:adjustRightInd w:val="0"/>
              <w:rPr>
                <w:rFonts w:ascii="Calibri" w:eastAsia="PMingLiU" w:hAnsi="Calibri" w:cs="Calibri"/>
                <w:sz w:val="18"/>
                <w:szCs w:val="18"/>
              </w:rPr>
            </w:pPr>
          </w:p>
        </w:tc>
        <w:tc>
          <w:tcPr>
            <w:tcW w:w="3260" w:type="dxa"/>
            <w:shd w:val="clear" w:color="auto" w:fill="CCCCCC"/>
          </w:tcPr>
          <w:p w14:paraId="67E77703" w14:textId="77777777" w:rsidR="0043560A" w:rsidRPr="005C65F1" w:rsidRDefault="0043560A" w:rsidP="000A3C25">
            <w:pPr>
              <w:autoSpaceDE w:val="0"/>
              <w:autoSpaceDN w:val="0"/>
              <w:adjustRightInd w:val="0"/>
              <w:jc w:val="center"/>
              <w:rPr>
                <w:rFonts w:ascii="Calibri" w:eastAsia="PMingLiU" w:hAnsi="Calibri" w:cs="Calibri"/>
                <w:sz w:val="18"/>
                <w:szCs w:val="18"/>
                <w:lang w:eastAsia="zh-CN"/>
              </w:rPr>
            </w:pPr>
            <w:r>
              <w:rPr>
                <w:rFonts w:ascii="Calibri" w:eastAsia="DengXian" w:hAnsi="Calibri" w:cs="Calibri"/>
                <w:sz w:val="18"/>
                <w:szCs w:val="18"/>
                <w:lang w:eastAsia="zh-CN"/>
              </w:rPr>
              <w:t>Proposed industry-sponsored research</w:t>
            </w:r>
          </w:p>
        </w:tc>
        <w:tc>
          <w:tcPr>
            <w:tcW w:w="2268" w:type="dxa"/>
            <w:shd w:val="clear" w:color="auto" w:fill="CCCCCC"/>
          </w:tcPr>
          <w:p w14:paraId="35CD9CAF" w14:textId="77777777" w:rsidR="0043560A" w:rsidRPr="005C65F1" w:rsidRDefault="0043560A" w:rsidP="000A3C25">
            <w:pPr>
              <w:autoSpaceDE w:val="0"/>
              <w:autoSpaceDN w:val="0"/>
              <w:adjustRightInd w:val="0"/>
              <w:jc w:val="center"/>
              <w:rPr>
                <w:rFonts w:ascii="Calibri" w:eastAsiaTheme="minorEastAsia" w:hAnsi="Calibri" w:cs="Calibri"/>
                <w:sz w:val="18"/>
                <w:szCs w:val="18"/>
                <w:lang w:val="en-HK"/>
              </w:rPr>
            </w:pPr>
            <w:r>
              <w:rPr>
                <w:rFonts w:ascii="Calibri" w:eastAsia="DengXian" w:hAnsi="Calibri" w:cs="Calibri"/>
                <w:sz w:val="18"/>
                <w:szCs w:val="18"/>
                <w:lang w:eastAsia="zh-CN"/>
              </w:rPr>
              <w:t>Planned Duration</w:t>
            </w:r>
          </w:p>
        </w:tc>
        <w:tc>
          <w:tcPr>
            <w:tcW w:w="2410" w:type="dxa"/>
            <w:shd w:val="clear" w:color="auto" w:fill="CCCCCC"/>
          </w:tcPr>
          <w:p w14:paraId="2C00C350" w14:textId="77777777" w:rsidR="0043560A" w:rsidRPr="005C65F1" w:rsidRDefault="0043560A" w:rsidP="000A3C25">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 xml:space="preserve">Proposed </w:t>
            </w:r>
            <w:r>
              <w:rPr>
                <w:rFonts w:ascii="Calibri" w:eastAsia="DengXian" w:hAnsi="Calibri" w:cs="Calibri"/>
                <w:sz w:val="18"/>
                <w:szCs w:val="18"/>
                <w:lang w:eastAsia="zh-CN"/>
              </w:rPr>
              <w:t>Fund Amount</w:t>
            </w:r>
            <w:r w:rsidRPr="005C65F1">
              <w:rPr>
                <w:rFonts w:ascii="Calibri" w:eastAsia="PMingLiU" w:hAnsi="Calibri" w:cs="Calibri"/>
                <w:sz w:val="18"/>
                <w:szCs w:val="18"/>
              </w:rPr>
              <w:t xml:space="preserve"> </w:t>
            </w:r>
          </w:p>
          <w:p w14:paraId="34519075" w14:textId="77777777" w:rsidR="0043560A" w:rsidRPr="00992314" w:rsidRDefault="0043560A" w:rsidP="000A3C25">
            <w:pPr>
              <w:autoSpaceDE w:val="0"/>
              <w:autoSpaceDN w:val="0"/>
              <w:adjustRightInd w:val="0"/>
              <w:jc w:val="center"/>
              <w:rPr>
                <w:rFonts w:ascii="Calibri" w:eastAsia="DengXian" w:hAnsi="Calibri" w:cs="Calibri"/>
                <w:sz w:val="18"/>
                <w:szCs w:val="18"/>
                <w:lang w:eastAsia="zh-CN"/>
              </w:rPr>
            </w:pPr>
            <w:r w:rsidRPr="00992314">
              <w:rPr>
                <w:rFonts w:ascii="Calibri" w:eastAsia="DengXian" w:hAnsi="Calibri" w:cs="Calibri"/>
                <w:sz w:val="18"/>
                <w:szCs w:val="18"/>
                <w:lang w:eastAsia="zh-CN"/>
              </w:rPr>
              <w:t>(</w:t>
            </w:r>
            <w:r>
              <w:rPr>
                <w:rFonts w:ascii="DengXian" w:eastAsia="DengXian" w:hAnsi="DengXian" w:cs="Calibri" w:hint="eastAsia"/>
                <w:sz w:val="18"/>
                <w:szCs w:val="18"/>
                <w:lang w:eastAsia="zh-CN"/>
              </w:rPr>
              <w:t>≥</w:t>
            </w:r>
            <w:r>
              <w:rPr>
                <w:rFonts w:ascii="Calibri" w:eastAsia="DengXian" w:hAnsi="Calibri" w:cs="Calibri"/>
                <w:sz w:val="18"/>
                <w:szCs w:val="18"/>
                <w:lang w:eastAsia="zh-CN"/>
              </w:rPr>
              <w:t>$0.5M)</w:t>
            </w:r>
          </w:p>
        </w:tc>
      </w:tr>
      <w:tr w:rsidR="0043560A" w:rsidRPr="00E22826" w14:paraId="1F40B71B" w14:textId="77777777" w:rsidTr="00922828">
        <w:trPr>
          <w:trHeight w:val="1406"/>
        </w:trPr>
        <w:tc>
          <w:tcPr>
            <w:tcW w:w="1701" w:type="dxa"/>
            <w:tcBorders>
              <w:bottom w:val="single" w:sz="6" w:space="0" w:color="000000" w:themeColor="text1"/>
            </w:tcBorders>
          </w:tcPr>
          <w:p w14:paraId="2F9A1337" w14:textId="77777777" w:rsidR="0043560A" w:rsidRPr="000200DA" w:rsidRDefault="0043560A" w:rsidP="000A3C25">
            <w:pPr>
              <w:autoSpaceDE w:val="0"/>
              <w:autoSpaceDN w:val="0"/>
              <w:adjustRightInd w:val="0"/>
              <w:rPr>
                <w:rFonts w:ascii="Calibri" w:eastAsia="PMingLiU" w:hAnsi="Calibri" w:cs="Calibri"/>
                <w:sz w:val="20"/>
                <w:szCs w:val="20"/>
              </w:rPr>
            </w:pPr>
          </w:p>
        </w:tc>
        <w:tc>
          <w:tcPr>
            <w:tcW w:w="3260" w:type="dxa"/>
          </w:tcPr>
          <w:p w14:paraId="44DFF96D" w14:textId="77777777" w:rsidR="0043560A" w:rsidRPr="009E6FBC" w:rsidRDefault="0043560A" w:rsidP="000A3C25">
            <w:pPr>
              <w:autoSpaceDE w:val="0"/>
              <w:autoSpaceDN w:val="0"/>
              <w:adjustRightInd w:val="0"/>
              <w:rPr>
                <w:rFonts w:ascii="Calibri" w:eastAsia="PMingLiU" w:hAnsi="Calibri" w:cs="Calibri"/>
                <w:sz w:val="22"/>
                <w:szCs w:val="22"/>
              </w:rPr>
            </w:pPr>
          </w:p>
        </w:tc>
        <w:tc>
          <w:tcPr>
            <w:tcW w:w="2268" w:type="dxa"/>
          </w:tcPr>
          <w:p w14:paraId="5F709945" w14:textId="77777777" w:rsidR="0043560A" w:rsidRPr="009E6FBC" w:rsidRDefault="0043560A" w:rsidP="000A3C25">
            <w:pPr>
              <w:autoSpaceDE w:val="0"/>
              <w:autoSpaceDN w:val="0"/>
              <w:adjustRightInd w:val="0"/>
              <w:rPr>
                <w:rFonts w:ascii="Calibri" w:eastAsia="PMingLiU" w:hAnsi="Calibri" w:cs="Calibri"/>
                <w:sz w:val="22"/>
                <w:szCs w:val="22"/>
              </w:rPr>
            </w:pPr>
          </w:p>
        </w:tc>
        <w:tc>
          <w:tcPr>
            <w:tcW w:w="2410" w:type="dxa"/>
          </w:tcPr>
          <w:p w14:paraId="7DB4E1A0" w14:textId="77777777" w:rsidR="0043560A" w:rsidRPr="009E6FBC" w:rsidRDefault="0043560A" w:rsidP="000A3C25">
            <w:pPr>
              <w:autoSpaceDE w:val="0"/>
              <w:autoSpaceDN w:val="0"/>
              <w:adjustRightInd w:val="0"/>
              <w:rPr>
                <w:rFonts w:ascii="Calibri" w:eastAsia="PMingLiU" w:hAnsi="Calibri" w:cs="Calibri"/>
                <w:sz w:val="22"/>
                <w:szCs w:val="22"/>
              </w:rPr>
            </w:pPr>
          </w:p>
        </w:tc>
      </w:tr>
    </w:tbl>
    <w:p w14:paraId="4E92B37A" w14:textId="77777777" w:rsidR="0043560A" w:rsidRPr="0043560A" w:rsidRDefault="0043560A" w:rsidP="0043560A">
      <w:pPr>
        <w:autoSpaceDE w:val="0"/>
        <w:autoSpaceDN w:val="0"/>
        <w:adjustRightInd w:val="0"/>
        <w:ind w:right="520"/>
        <w:outlineLvl w:val="0"/>
        <w:rPr>
          <w:rFonts w:asciiTheme="minorHAnsi" w:eastAsia="PMingLiU" w:hAnsiTheme="minorHAnsi" w:cstheme="minorHAnsi"/>
          <w:iCs/>
          <w:sz w:val="22"/>
          <w:szCs w:val="22"/>
        </w:rPr>
      </w:pPr>
    </w:p>
    <w:p w14:paraId="54CF9B47" w14:textId="77777777" w:rsidR="001F6C9E" w:rsidRDefault="001F6C9E" w:rsidP="00172463">
      <w:pPr>
        <w:autoSpaceDE w:val="0"/>
        <w:autoSpaceDN w:val="0"/>
        <w:adjustRightInd w:val="0"/>
        <w:ind w:left="360" w:right="520"/>
        <w:outlineLvl w:val="0"/>
        <w:rPr>
          <w:rFonts w:ascii="Calibri" w:eastAsia="PMingLiU" w:hAnsi="Calibri" w:cs="Calibri"/>
          <w:b/>
          <w:bCs/>
          <w:sz w:val="22"/>
          <w:szCs w:val="22"/>
          <w:u w:val="single"/>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bottom w:w="57" w:type="dxa"/>
        </w:tblCellMar>
        <w:tblLook w:val="0000" w:firstRow="0" w:lastRow="0" w:firstColumn="0" w:lastColumn="0" w:noHBand="0" w:noVBand="0"/>
      </w:tblPr>
      <w:tblGrid>
        <w:gridCol w:w="425"/>
        <w:gridCol w:w="1701"/>
        <w:gridCol w:w="3260"/>
        <w:gridCol w:w="2268"/>
        <w:gridCol w:w="1985"/>
      </w:tblGrid>
      <w:tr w:rsidR="00AC41AC" w:rsidRPr="00E22826" w14:paraId="753FE0D8" w14:textId="77777777" w:rsidTr="00922828">
        <w:trPr>
          <w:trHeight w:val="385"/>
        </w:trPr>
        <w:tc>
          <w:tcPr>
            <w:tcW w:w="425" w:type="dxa"/>
            <w:shd w:val="clear" w:color="auto" w:fill="CCCCCC"/>
          </w:tcPr>
          <w:p w14:paraId="74D1A4D8" w14:textId="77777777" w:rsidR="00AC41AC" w:rsidRDefault="00AC41AC">
            <w:pPr>
              <w:autoSpaceDE w:val="0"/>
              <w:autoSpaceDN w:val="0"/>
              <w:adjustRightInd w:val="0"/>
              <w:rPr>
                <w:rFonts w:ascii="Calibri" w:eastAsia="PMingLiU" w:hAnsi="Calibri" w:cs="Calibri"/>
                <w:sz w:val="20"/>
                <w:szCs w:val="20"/>
              </w:rPr>
            </w:pPr>
            <w:r>
              <w:rPr>
                <w:rFonts w:ascii="Calibri" w:eastAsia="PMingLiU" w:hAnsi="Calibri" w:cs="Calibri"/>
                <w:sz w:val="20"/>
                <w:szCs w:val="20"/>
              </w:rPr>
              <w:t>#</w:t>
            </w:r>
          </w:p>
        </w:tc>
        <w:tc>
          <w:tcPr>
            <w:tcW w:w="1701" w:type="dxa"/>
            <w:shd w:val="clear" w:color="auto" w:fill="CCCCCC"/>
          </w:tcPr>
          <w:p w14:paraId="29ADE855" w14:textId="77777777" w:rsidR="00AC41AC" w:rsidRPr="005C65F1" w:rsidRDefault="00AC41AC">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Sponsor</w:t>
            </w:r>
            <w:r w:rsidRPr="005C65F1">
              <w:rPr>
                <w:rFonts w:ascii="Calibri" w:eastAsia="PMingLiU" w:hAnsi="Calibri" w:cs="Calibri"/>
                <w:sz w:val="18"/>
                <w:szCs w:val="18"/>
              </w:rPr>
              <w:t xml:space="preserve"> </w:t>
            </w:r>
          </w:p>
          <w:p w14:paraId="0FB6D415" w14:textId="6E6E3A99" w:rsidR="00AC41AC" w:rsidRPr="00755DD4" w:rsidRDefault="00755DD4">
            <w:pPr>
              <w:autoSpaceDE w:val="0"/>
              <w:autoSpaceDN w:val="0"/>
              <w:adjustRightInd w:val="0"/>
              <w:jc w:val="center"/>
              <w:rPr>
                <w:rFonts w:ascii="DengXian" w:eastAsia="DengXian" w:hAnsi="DengXian" w:cs="Calibri"/>
                <w:sz w:val="18"/>
                <w:szCs w:val="18"/>
              </w:rPr>
            </w:pPr>
            <w:r w:rsidRPr="00755DD4">
              <w:rPr>
                <w:rFonts w:ascii="DengXian" w:eastAsia="DengXian" w:hAnsi="DengXian" w:cs="Calibri" w:hint="eastAsia"/>
                <w:sz w:val="18"/>
                <w:szCs w:val="18"/>
                <w:lang w:eastAsia="zh-CN"/>
              </w:rPr>
              <w:t>資助方</w:t>
            </w:r>
          </w:p>
          <w:p w14:paraId="73F2DCE1" w14:textId="361C48EC" w:rsidR="00AC41AC" w:rsidRPr="005C65F1" w:rsidRDefault="00AC41AC">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(e.g., NSFC, MOST, RGC, ITC</w:t>
            </w:r>
            <w:r w:rsidRPr="5B02EEBB">
              <w:rPr>
                <w:rFonts w:ascii="Calibri" w:eastAsia="DengXian" w:hAnsi="Calibri" w:cs="Calibri"/>
                <w:sz w:val="18"/>
                <w:szCs w:val="18"/>
                <w:lang w:eastAsia="zh-CN"/>
              </w:rPr>
              <w:t>)</w:t>
            </w:r>
          </w:p>
        </w:tc>
        <w:tc>
          <w:tcPr>
            <w:tcW w:w="3260" w:type="dxa"/>
            <w:shd w:val="clear" w:color="auto" w:fill="CCCCCC"/>
          </w:tcPr>
          <w:p w14:paraId="471086DE" w14:textId="77777777" w:rsidR="00AC41AC" w:rsidRPr="005C65F1" w:rsidRDefault="00AC41AC">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Specific Title of the Program/ Scheme</w:t>
            </w:r>
          </w:p>
          <w:p w14:paraId="6012D879" w14:textId="5776EAE1" w:rsidR="00AC41AC" w:rsidRPr="00755DD4" w:rsidRDefault="00755DD4">
            <w:pPr>
              <w:autoSpaceDE w:val="0"/>
              <w:autoSpaceDN w:val="0"/>
              <w:adjustRightInd w:val="0"/>
              <w:jc w:val="center"/>
              <w:rPr>
                <w:rFonts w:ascii="DengXian" w:eastAsia="DengXian" w:hAnsi="DengXian" w:cs="Calibri"/>
                <w:sz w:val="18"/>
                <w:szCs w:val="18"/>
              </w:rPr>
            </w:pPr>
            <w:r w:rsidRPr="00755DD4">
              <w:rPr>
                <w:rFonts w:ascii="DengXian" w:eastAsia="DengXian" w:hAnsi="DengXian" w:cs="Calibri" w:hint="eastAsia"/>
                <w:sz w:val="18"/>
                <w:szCs w:val="18"/>
                <w:lang w:val="en-HK" w:eastAsia="zh-CN"/>
              </w:rPr>
              <w:t>資助計劃</w:t>
            </w:r>
            <w:r w:rsidRPr="00755DD4">
              <w:rPr>
                <w:rFonts w:ascii="DengXian" w:eastAsia="DengXian" w:hAnsi="DengXian" w:cs="Calibri" w:hint="eastAsia"/>
                <w:sz w:val="18"/>
                <w:szCs w:val="18"/>
                <w:lang w:val="en-HK"/>
              </w:rPr>
              <w:t>/</w:t>
            </w:r>
            <w:r w:rsidRPr="00755DD4">
              <w:rPr>
                <w:rFonts w:ascii="DengXian" w:eastAsia="DengXian" w:hAnsi="DengXian" w:cs="Calibri" w:hint="eastAsia"/>
                <w:sz w:val="18"/>
                <w:szCs w:val="18"/>
                <w:lang w:val="en-HK" w:eastAsia="zh-CN"/>
              </w:rPr>
              <w:t>項目類型</w:t>
            </w:r>
          </w:p>
        </w:tc>
        <w:tc>
          <w:tcPr>
            <w:tcW w:w="2268" w:type="dxa"/>
            <w:shd w:val="clear" w:color="auto" w:fill="CCCCCC"/>
          </w:tcPr>
          <w:p w14:paraId="4E079464" w14:textId="77777777" w:rsidR="00AC41AC" w:rsidRPr="005C65F1" w:rsidRDefault="00AC41AC">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Specific Program/ Scheme Cohort</w:t>
            </w:r>
            <w:r w:rsidRPr="005C65F1">
              <w:rPr>
                <w:rFonts w:ascii="Calibri" w:eastAsia="PMingLiU" w:hAnsi="Calibri" w:cs="Calibri"/>
                <w:sz w:val="18"/>
                <w:szCs w:val="18"/>
              </w:rPr>
              <w:t xml:space="preserve"> </w:t>
            </w:r>
          </w:p>
          <w:p w14:paraId="5D06027C" w14:textId="7B7A9F68" w:rsidR="00AC41AC" w:rsidRPr="002820D1" w:rsidRDefault="00755DD4">
            <w:pPr>
              <w:autoSpaceDE w:val="0"/>
              <w:autoSpaceDN w:val="0"/>
              <w:adjustRightInd w:val="0"/>
              <w:jc w:val="center"/>
              <w:rPr>
                <w:rFonts w:ascii="DengXian" w:eastAsia="DengXian" w:hAnsi="DengXian" w:cs="Calibri"/>
                <w:sz w:val="18"/>
                <w:szCs w:val="18"/>
              </w:rPr>
            </w:pPr>
            <w:r w:rsidRPr="002820D1">
              <w:rPr>
                <w:rFonts w:ascii="DengXian" w:eastAsia="DengXian" w:hAnsi="DengXian" w:cs="Calibri" w:hint="eastAsia"/>
                <w:sz w:val="18"/>
                <w:szCs w:val="18"/>
                <w:lang w:val="en-HK" w:eastAsia="zh-CN"/>
              </w:rPr>
              <w:t>資助計劃</w:t>
            </w:r>
            <w:r w:rsidRPr="002820D1">
              <w:rPr>
                <w:rFonts w:ascii="DengXian" w:eastAsia="DengXian" w:hAnsi="DengXian" w:cs="Calibri" w:hint="eastAsia"/>
                <w:sz w:val="18"/>
                <w:szCs w:val="18"/>
                <w:lang w:val="en-HK"/>
              </w:rPr>
              <w:t>/</w:t>
            </w:r>
            <w:r w:rsidRPr="002820D1">
              <w:rPr>
                <w:rFonts w:ascii="DengXian" w:eastAsia="DengXian" w:hAnsi="DengXian" w:cs="Calibri" w:hint="eastAsia"/>
                <w:sz w:val="18"/>
                <w:szCs w:val="18"/>
                <w:lang w:val="en-HK" w:eastAsia="zh-CN"/>
              </w:rPr>
              <w:t>項目</w:t>
            </w:r>
            <w:r w:rsidRPr="002820D1">
              <w:rPr>
                <w:rFonts w:ascii="DengXian" w:eastAsia="DengXian" w:hAnsi="DengXian" w:cs="Calibri" w:hint="eastAsia"/>
                <w:sz w:val="18"/>
                <w:szCs w:val="18"/>
                <w:lang w:val="en-HK"/>
              </w:rPr>
              <w:t>申請年度</w:t>
            </w:r>
            <w:r w:rsidR="00AC41AC" w:rsidRPr="002820D1">
              <w:rPr>
                <w:rFonts w:ascii="DengXian" w:eastAsia="DengXian" w:hAnsi="DengXian" w:cs="Calibri"/>
                <w:sz w:val="18"/>
                <w:szCs w:val="18"/>
              </w:rPr>
              <w:t xml:space="preserve"> </w:t>
            </w:r>
          </w:p>
          <w:p w14:paraId="4A9A26CA" w14:textId="115D1EDA" w:rsidR="00AC41AC" w:rsidRPr="005C65F1" w:rsidRDefault="00AC41AC">
            <w:pPr>
              <w:autoSpaceDE w:val="0"/>
              <w:autoSpaceDN w:val="0"/>
              <w:adjustRightInd w:val="0"/>
              <w:jc w:val="center"/>
              <w:rPr>
                <w:rFonts w:ascii="Calibri" w:eastAsiaTheme="minorEastAsia" w:hAnsi="Calibri" w:cs="Calibri"/>
                <w:sz w:val="18"/>
                <w:szCs w:val="18"/>
                <w:lang w:val="en-HK"/>
              </w:rPr>
            </w:pPr>
            <w:r w:rsidRPr="00992314">
              <w:rPr>
                <w:rFonts w:ascii="Calibri" w:eastAsia="DengXian" w:hAnsi="Calibri" w:cs="Calibri"/>
                <w:sz w:val="18"/>
                <w:szCs w:val="18"/>
                <w:lang w:eastAsia="zh-CN"/>
              </w:rPr>
              <w:t>(e.g., 202</w:t>
            </w:r>
            <w:r w:rsidR="00FE7759">
              <w:rPr>
                <w:rFonts w:ascii="Calibri" w:eastAsia="DengXian" w:hAnsi="Calibri" w:cs="Calibri" w:hint="eastAsia"/>
                <w:sz w:val="18"/>
                <w:szCs w:val="18"/>
                <w:lang w:eastAsia="zh-CN"/>
              </w:rPr>
              <w:t>6</w:t>
            </w:r>
            <w:r w:rsidRPr="00992314">
              <w:rPr>
                <w:rFonts w:ascii="Calibri" w:eastAsia="DengXian" w:hAnsi="Calibri" w:cs="Calibri"/>
                <w:sz w:val="18"/>
                <w:szCs w:val="18"/>
                <w:lang w:eastAsia="zh-CN"/>
              </w:rPr>
              <w:t>-2</w:t>
            </w:r>
            <w:r w:rsidR="003A4339">
              <w:rPr>
                <w:rFonts w:ascii="Calibri" w:eastAsia="DengXian" w:hAnsi="Calibri" w:cs="Calibri" w:hint="eastAsia"/>
                <w:sz w:val="18"/>
                <w:szCs w:val="18"/>
                <w:lang w:eastAsia="zh-CN"/>
              </w:rPr>
              <w:t>7</w:t>
            </w:r>
            <w:r w:rsidRPr="00992314">
              <w:rPr>
                <w:rFonts w:ascii="Calibri" w:eastAsia="DengXian" w:hAnsi="Calibri" w:cs="Calibri"/>
                <w:sz w:val="18"/>
                <w:szCs w:val="18"/>
                <w:lang w:eastAsia="zh-CN"/>
              </w:rPr>
              <w:t>, 202</w:t>
            </w:r>
            <w:r>
              <w:rPr>
                <w:rFonts w:ascii="Calibri" w:eastAsia="DengXian" w:hAnsi="Calibri" w:cs="Calibri"/>
                <w:sz w:val="18"/>
                <w:szCs w:val="18"/>
                <w:lang w:eastAsia="zh-CN"/>
              </w:rPr>
              <w:t>6</w:t>
            </w:r>
            <w:r w:rsidRPr="00992314">
              <w:rPr>
                <w:rFonts w:ascii="Calibri" w:eastAsia="DengXian" w:hAnsi="Calibri" w:cs="Calibri"/>
                <w:sz w:val="18"/>
                <w:szCs w:val="18"/>
                <w:lang w:eastAsia="zh-CN"/>
              </w:rPr>
              <w:t>)</w:t>
            </w:r>
          </w:p>
        </w:tc>
        <w:tc>
          <w:tcPr>
            <w:tcW w:w="1985" w:type="dxa"/>
            <w:shd w:val="clear" w:color="auto" w:fill="CCCCCC"/>
          </w:tcPr>
          <w:p w14:paraId="2AEB76B1" w14:textId="77777777" w:rsidR="00AC41AC" w:rsidRPr="005C65F1" w:rsidRDefault="00AC41AC">
            <w:pPr>
              <w:autoSpaceDE w:val="0"/>
              <w:autoSpaceDN w:val="0"/>
              <w:adjustRightInd w:val="0"/>
              <w:jc w:val="center"/>
              <w:rPr>
                <w:rFonts w:ascii="Calibri" w:eastAsia="PMingLiU" w:hAnsi="Calibri" w:cs="Calibri"/>
                <w:sz w:val="18"/>
                <w:szCs w:val="18"/>
              </w:rPr>
            </w:pPr>
            <w:r w:rsidRPr="00992314">
              <w:rPr>
                <w:rFonts w:ascii="Calibri" w:eastAsia="DengXian" w:hAnsi="Calibri" w:cs="Calibri"/>
                <w:sz w:val="18"/>
                <w:szCs w:val="18"/>
                <w:lang w:eastAsia="zh-CN"/>
              </w:rPr>
              <w:t>Proposed Budget</w:t>
            </w:r>
            <w:r w:rsidRPr="005C65F1">
              <w:rPr>
                <w:rFonts w:ascii="Calibri" w:eastAsia="PMingLiU" w:hAnsi="Calibri" w:cs="Calibri"/>
                <w:sz w:val="18"/>
                <w:szCs w:val="18"/>
              </w:rPr>
              <w:t xml:space="preserve"> </w:t>
            </w:r>
          </w:p>
          <w:p w14:paraId="61C37216" w14:textId="4239B4F6" w:rsidR="00AC41AC" w:rsidRPr="002820D1" w:rsidRDefault="002820D1" w:rsidP="008458C1">
            <w:pPr>
              <w:autoSpaceDE w:val="0"/>
              <w:autoSpaceDN w:val="0"/>
              <w:adjustRightInd w:val="0"/>
              <w:jc w:val="center"/>
              <w:rPr>
                <w:rFonts w:ascii="DengXian" w:eastAsia="DengXian" w:hAnsi="DengXian" w:cs="Calibri"/>
                <w:sz w:val="18"/>
                <w:szCs w:val="18"/>
                <w:lang w:eastAsia="zh-CN"/>
              </w:rPr>
            </w:pPr>
            <w:r w:rsidRPr="002820D1">
              <w:rPr>
                <w:rFonts w:ascii="DengXian" w:eastAsia="DengXian" w:hAnsi="DengXian" w:cs="Calibri" w:hint="eastAsia"/>
                <w:sz w:val="18"/>
                <w:szCs w:val="18"/>
                <w:lang w:eastAsia="zh-CN"/>
              </w:rPr>
              <w:t>申請預算</w:t>
            </w:r>
          </w:p>
          <w:p w14:paraId="21FCAB2F" w14:textId="77777777" w:rsidR="00AC41AC" w:rsidRPr="00992314" w:rsidRDefault="00AC41AC">
            <w:pPr>
              <w:autoSpaceDE w:val="0"/>
              <w:autoSpaceDN w:val="0"/>
              <w:adjustRightInd w:val="0"/>
              <w:jc w:val="center"/>
              <w:rPr>
                <w:rFonts w:ascii="Calibri" w:eastAsia="DengXian" w:hAnsi="Calibri" w:cs="Calibri"/>
                <w:sz w:val="18"/>
                <w:szCs w:val="18"/>
                <w:lang w:eastAsia="zh-CN"/>
              </w:rPr>
            </w:pPr>
            <w:r w:rsidRPr="00992314">
              <w:rPr>
                <w:rFonts w:ascii="Calibri" w:eastAsia="DengXian" w:hAnsi="Calibri" w:cs="Calibri"/>
                <w:sz w:val="18"/>
                <w:szCs w:val="18"/>
                <w:lang w:eastAsia="zh-CN"/>
              </w:rPr>
              <w:t>(RMB or HK$)</w:t>
            </w:r>
          </w:p>
        </w:tc>
      </w:tr>
      <w:tr w:rsidR="00AC41AC" w:rsidRPr="00E22826" w14:paraId="008A1B68" w14:textId="77777777" w:rsidTr="00922828">
        <w:trPr>
          <w:trHeight w:val="964"/>
        </w:trPr>
        <w:tc>
          <w:tcPr>
            <w:tcW w:w="425" w:type="dxa"/>
            <w:tcBorders>
              <w:bottom w:val="single" w:sz="6" w:space="0" w:color="000000" w:themeColor="text1"/>
            </w:tcBorders>
          </w:tcPr>
          <w:p w14:paraId="2EA1B635" w14:textId="77777777" w:rsidR="00AC41AC" w:rsidRPr="000200DA" w:rsidRDefault="00AC41AC">
            <w:pPr>
              <w:autoSpaceDE w:val="0"/>
              <w:autoSpaceDN w:val="0"/>
              <w:adjustRightInd w:val="0"/>
              <w:rPr>
                <w:rFonts w:ascii="Calibri" w:eastAsia="PMingLiU" w:hAnsi="Calibri" w:cs="Calibri"/>
                <w:sz w:val="20"/>
                <w:szCs w:val="20"/>
              </w:rPr>
            </w:pPr>
            <w:r>
              <w:rPr>
                <w:rFonts w:ascii="Calibri" w:eastAsia="PMingLiU" w:hAnsi="Calibri" w:cs="Calibri"/>
                <w:sz w:val="20"/>
                <w:szCs w:val="20"/>
              </w:rPr>
              <w:t>1</w:t>
            </w:r>
          </w:p>
        </w:tc>
        <w:tc>
          <w:tcPr>
            <w:tcW w:w="1701" w:type="dxa"/>
            <w:tcBorders>
              <w:bottom w:val="single" w:sz="6" w:space="0" w:color="000000" w:themeColor="text1"/>
            </w:tcBorders>
          </w:tcPr>
          <w:p w14:paraId="0CD7CCEC" w14:textId="77777777" w:rsidR="00AC41AC" w:rsidRPr="000200DA" w:rsidRDefault="00AC41AC">
            <w:pPr>
              <w:autoSpaceDE w:val="0"/>
              <w:autoSpaceDN w:val="0"/>
              <w:adjustRightInd w:val="0"/>
              <w:rPr>
                <w:rFonts w:ascii="Calibri" w:eastAsia="PMingLiU" w:hAnsi="Calibri" w:cs="Calibri"/>
                <w:sz w:val="20"/>
                <w:szCs w:val="20"/>
              </w:rPr>
            </w:pPr>
          </w:p>
        </w:tc>
        <w:tc>
          <w:tcPr>
            <w:tcW w:w="3260" w:type="dxa"/>
          </w:tcPr>
          <w:p w14:paraId="4DDD4004" w14:textId="77777777" w:rsidR="00AC41AC" w:rsidRPr="009E6FBC" w:rsidRDefault="00AC41AC">
            <w:pPr>
              <w:autoSpaceDE w:val="0"/>
              <w:autoSpaceDN w:val="0"/>
              <w:adjustRightInd w:val="0"/>
              <w:rPr>
                <w:rFonts w:ascii="Calibri" w:eastAsia="PMingLiU" w:hAnsi="Calibri" w:cs="Calibri"/>
                <w:sz w:val="22"/>
                <w:szCs w:val="22"/>
              </w:rPr>
            </w:pPr>
          </w:p>
        </w:tc>
        <w:tc>
          <w:tcPr>
            <w:tcW w:w="2268" w:type="dxa"/>
          </w:tcPr>
          <w:p w14:paraId="3BEDC1D4" w14:textId="77777777" w:rsidR="00AC41AC" w:rsidRPr="009E6FBC" w:rsidRDefault="00AC41AC">
            <w:pPr>
              <w:autoSpaceDE w:val="0"/>
              <w:autoSpaceDN w:val="0"/>
              <w:adjustRightInd w:val="0"/>
              <w:rPr>
                <w:rFonts w:ascii="Calibri" w:eastAsia="PMingLiU" w:hAnsi="Calibri" w:cs="Calibri"/>
                <w:sz w:val="22"/>
                <w:szCs w:val="22"/>
              </w:rPr>
            </w:pPr>
          </w:p>
        </w:tc>
        <w:tc>
          <w:tcPr>
            <w:tcW w:w="1985" w:type="dxa"/>
          </w:tcPr>
          <w:p w14:paraId="2E25F08D" w14:textId="77777777" w:rsidR="00AC41AC" w:rsidRPr="009E6FBC" w:rsidRDefault="00AC41AC">
            <w:pPr>
              <w:autoSpaceDE w:val="0"/>
              <w:autoSpaceDN w:val="0"/>
              <w:adjustRightInd w:val="0"/>
              <w:rPr>
                <w:rFonts w:ascii="Calibri" w:eastAsia="PMingLiU" w:hAnsi="Calibri" w:cs="Calibri"/>
                <w:sz w:val="22"/>
                <w:szCs w:val="22"/>
              </w:rPr>
            </w:pPr>
          </w:p>
        </w:tc>
      </w:tr>
      <w:tr w:rsidR="00AC41AC" w:rsidRPr="00E22826" w14:paraId="4EE43052" w14:textId="77777777" w:rsidTr="00922828">
        <w:trPr>
          <w:trHeight w:val="994"/>
        </w:trPr>
        <w:tc>
          <w:tcPr>
            <w:tcW w:w="425" w:type="dxa"/>
            <w:tcBorders>
              <w:bottom w:val="single" w:sz="6" w:space="0" w:color="000000" w:themeColor="text1"/>
            </w:tcBorders>
          </w:tcPr>
          <w:p w14:paraId="4D4A1183" w14:textId="77777777" w:rsidR="00AC41AC" w:rsidRPr="000200DA" w:rsidRDefault="00AC41AC">
            <w:pPr>
              <w:autoSpaceDE w:val="0"/>
              <w:autoSpaceDN w:val="0"/>
              <w:adjustRightInd w:val="0"/>
              <w:rPr>
                <w:rFonts w:ascii="Calibri" w:eastAsia="PMingLiU" w:hAnsi="Calibri" w:cs="Calibri"/>
                <w:sz w:val="20"/>
                <w:szCs w:val="20"/>
              </w:rPr>
            </w:pPr>
            <w:r>
              <w:rPr>
                <w:rFonts w:ascii="Calibri" w:eastAsia="PMingLiU" w:hAnsi="Calibri" w:cs="Calibri"/>
                <w:sz w:val="20"/>
                <w:szCs w:val="20"/>
              </w:rPr>
              <w:t>2</w:t>
            </w:r>
          </w:p>
        </w:tc>
        <w:tc>
          <w:tcPr>
            <w:tcW w:w="1701" w:type="dxa"/>
            <w:tcBorders>
              <w:bottom w:val="single" w:sz="6" w:space="0" w:color="000000" w:themeColor="text1"/>
            </w:tcBorders>
          </w:tcPr>
          <w:p w14:paraId="2D8EB94A" w14:textId="77777777" w:rsidR="00AC41AC" w:rsidRPr="000200DA" w:rsidRDefault="00AC41AC">
            <w:pPr>
              <w:autoSpaceDE w:val="0"/>
              <w:autoSpaceDN w:val="0"/>
              <w:adjustRightInd w:val="0"/>
              <w:rPr>
                <w:rFonts w:ascii="Calibri" w:eastAsia="PMingLiU" w:hAnsi="Calibri" w:cs="Calibri"/>
                <w:sz w:val="20"/>
                <w:szCs w:val="20"/>
              </w:rPr>
            </w:pPr>
          </w:p>
        </w:tc>
        <w:tc>
          <w:tcPr>
            <w:tcW w:w="3260" w:type="dxa"/>
          </w:tcPr>
          <w:p w14:paraId="576723FF" w14:textId="77777777" w:rsidR="00AC41AC" w:rsidRPr="009E6FBC" w:rsidRDefault="00AC41AC">
            <w:pPr>
              <w:autoSpaceDE w:val="0"/>
              <w:autoSpaceDN w:val="0"/>
              <w:adjustRightInd w:val="0"/>
              <w:rPr>
                <w:rFonts w:ascii="Calibri" w:eastAsia="PMingLiU" w:hAnsi="Calibri" w:cs="Calibri"/>
                <w:sz w:val="22"/>
                <w:szCs w:val="22"/>
              </w:rPr>
            </w:pPr>
          </w:p>
        </w:tc>
        <w:tc>
          <w:tcPr>
            <w:tcW w:w="2268" w:type="dxa"/>
          </w:tcPr>
          <w:p w14:paraId="2ADCDEDB" w14:textId="77777777" w:rsidR="00AC41AC" w:rsidRPr="009E6FBC" w:rsidRDefault="00AC41AC">
            <w:pPr>
              <w:autoSpaceDE w:val="0"/>
              <w:autoSpaceDN w:val="0"/>
              <w:adjustRightInd w:val="0"/>
              <w:rPr>
                <w:rFonts w:ascii="Calibri" w:eastAsia="PMingLiU" w:hAnsi="Calibri" w:cs="Calibri"/>
                <w:sz w:val="22"/>
                <w:szCs w:val="22"/>
              </w:rPr>
            </w:pPr>
          </w:p>
        </w:tc>
        <w:tc>
          <w:tcPr>
            <w:tcW w:w="1985" w:type="dxa"/>
          </w:tcPr>
          <w:p w14:paraId="18494B8D" w14:textId="77777777" w:rsidR="00AC41AC" w:rsidRPr="009E6FBC" w:rsidRDefault="00AC41AC">
            <w:pPr>
              <w:autoSpaceDE w:val="0"/>
              <w:autoSpaceDN w:val="0"/>
              <w:adjustRightInd w:val="0"/>
              <w:rPr>
                <w:rFonts w:ascii="Calibri" w:eastAsia="PMingLiU" w:hAnsi="Calibri" w:cs="Calibri"/>
                <w:sz w:val="22"/>
                <w:szCs w:val="22"/>
              </w:rPr>
            </w:pPr>
          </w:p>
        </w:tc>
      </w:tr>
      <w:tr w:rsidR="00AC41AC" w:rsidRPr="00E22826" w14:paraId="3A9E10B7" w14:textId="77777777" w:rsidTr="00922828">
        <w:trPr>
          <w:trHeight w:val="1137"/>
        </w:trPr>
        <w:tc>
          <w:tcPr>
            <w:tcW w:w="425" w:type="dxa"/>
            <w:tcBorders>
              <w:bottom w:val="single" w:sz="6" w:space="0" w:color="000000" w:themeColor="text1"/>
            </w:tcBorders>
          </w:tcPr>
          <w:p w14:paraId="231E9A4C" w14:textId="77777777" w:rsidR="00AC41AC" w:rsidRPr="000200DA" w:rsidRDefault="00AC41AC">
            <w:pPr>
              <w:autoSpaceDE w:val="0"/>
              <w:autoSpaceDN w:val="0"/>
              <w:adjustRightInd w:val="0"/>
              <w:rPr>
                <w:rFonts w:ascii="Calibri" w:eastAsia="PMingLiU" w:hAnsi="Calibri" w:cs="Calibri"/>
                <w:sz w:val="20"/>
                <w:szCs w:val="20"/>
              </w:rPr>
            </w:pPr>
            <w:r>
              <w:rPr>
                <w:rFonts w:ascii="Calibri" w:eastAsia="PMingLiU" w:hAnsi="Calibri" w:cs="Calibri"/>
                <w:sz w:val="20"/>
                <w:szCs w:val="20"/>
              </w:rPr>
              <w:t>3</w:t>
            </w:r>
          </w:p>
        </w:tc>
        <w:tc>
          <w:tcPr>
            <w:tcW w:w="1701" w:type="dxa"/>
            <w:tcBorders>
              <w:bottom w:val="single" w:sz="6" w:space="0" w:color="000000" w:themeColor="text1"/>
            </w:tcBorders>
          </w:tcPr>
          <w:p w14:paraId="68122DA6" w14:textId="77777777" w:rsidR="00AC41AC" w:rsidRPr="000200DA" w:rsidRDefault="00AC41AC">
            <w:pPr>
              <w:autoSpaceDE w:val="0"/>
              <w:autoSpaceDN w:val="0"/>
              <w:adjustRightInd w:val="0"/>
              <w:rPr>
                <w:rFonts w:ascii="Calibri" w:eastAsia="PMingLiU" w:hAnsi="Calibri" w:cs="Calibri"/>
                <w:sz w:val="20"/>
                <w:szCs w:val="20"/>
              </w:rPr>
            </w:pPr>
          </w:p>
        </w:tc>
        <w:tc>
          <w:tcPr>
            <w:tcW w:w="3260" w:type="dxa"/>
          </w:tcPr>
          <w:p w14:paraId="1C6E238E" w14:textId="77777777" w:rsidR="00AC41AC" w:rsidRPr="009E6FBC" w:rsidRDefault="00AC41AC">
            <w:pPr>
              <w:autoSpaceDE w:val="0"/>
              <w:autoSpaceDN w:val="0"/>
              <w:adjustRightInd w:val="0"/>
              <w:rPr>
                <w:rFonts w:ascii="Calibri" w:eastAsia="PMingLiU" w:hAnsi="Calibri" w:cs="Calibri"/>
                <w:sz w:val="22"/>
                <w:szCs w:val="22"/>
              </w:rPr>
            </w:pPr>
          </w:p>
        </w:tc>
        <w:tc>
          <w:tcPr>
            <w:tcW w:w="2268" w:type="dxa"/>
          </w:tcPr>
          <w:p w14:paraId="4856C7CA" w14:textId="77777777" w:rsidR="00AC41AC" w:rsidRPr="009E6FBC" w:rsidRDefault="00AC41AC">
            <w:pPr>
              <w:autoSpaceDE w:val="0"/>
              <w:autoSpaceDN w:val="0"/>
              <w:adjustRightInd w:val="0"/>
              <w:rPr>
                <w:rFonts w:ascii="Calibri" w:eastAsia="PMingLiU" w:hAnsi="Calibri" w:cs="Calibri"/>
                <w:sz w:val="22"/>
                <w:szCs w:val="22"/>
              </w:rPr>
            </w:pPr>
          </w:p>
        </w:tc>
        <w:tc>
          <w:tcPr>
            <w:tcW w:w="1985" w:type="dxa"/>
          </w:tcPr>
          <w:p w14:paraId="39101FBB" w14:textId="77777777" w:rsidR="00AC41AC" w:rsidRPr="009E6FBC" w:rsidRDefault="00AC41AC">
            <w:pPr>
              <w:autoSpaceDE w:val="0"/>
              <w:autoSpaceDN w:val="0"/>
              <w:adjustRightInd w:val="0"/>
              <w:rPr>
                <w:rFonts w:ascii="Calibri" w:eastAsia="PMingLiU" w:hAnsi="Calibri" w:cs="Calibri"/>
                <w:sz w:val="22"/>
                <w:szCs w:val="22"/>
              </w:rPr>
            </w:pPr>
          </w:p>
        </w:tc>
      </w:tr>
    </w:tbl>
    <w:p w14:paraId="3526C229" w14:textId="77777777" w:rsidR="00BB05A4" w:rsidRDefault="00BB05A4" w:rsidP="00172463">
      <w:pPr>
        <w:autoSpaceDE w:val="0"/>
        <w:autoSpaceDN w:val="0"/>
        <w:adjustRightInd w:val="0"/>
        <w:ind w:left="360" w:right="520"/>
        <w:outlineLvl w:val="0"/>
        <w:rPr>
          <w:rFonts w:ascii="Calibri" w:eastAsia="PMingLiU" w:hAnsi="Calibri" w:cs="Calibri"/>
          <w:b/>
          <w:bCs/>
          <w:sz w:val="22"/>
          <w:szCs w:val="22"/>
          <w:u w:val="single"/>
        </w:rPr>
      </w:pPr>
    </w:p>
    <w:p w14:paraId="33470BBC" w14:textId="77777777" w:rsidR="006636F2" w:rsidRPr="00DA3CF2" w:rsidRDefault="006636F2" w:rsidP="006636F2">
      <w:pPr>
        <w:autoSpaceDE w:val="0"/>
        <w:autoSpaceDN w:val="0"/>
        <w:adjustRightInd w:val="0"/>
        <w:ind w:right="520"/>
        <w:jc w:val="both"/>
        <w:outlineLvl w:val="0"/>
        <w:rPr>
          <w:rFonts w:ascii="Calibri" w:eastAsia="PMingLiU" w:hAnsi="Calibri" w:cs="Calibri"/>
          <w:b/>
          <w:sz w:val="22"/>
          <w:szCs w:val="22"/>
          <w:u w:val="single"/>
        </w:rPr>
      </w:pPr>
    </w:p>
    <w:p w14:paraId="4799FF97" w14:textId="01182443" w:rsidR="006636F2" w:rsidRPr="00DA3CF2" w:rsidRDefault="006636F2" w:rsidP="00610B01">
      <w:pPr>
        <w:pStyle w:val="aa"/>
        <w:numPr>
          <w:ilvl w:val="0"/>
          <w:numId w:val="2"/>
        </w:numPr>
        <w:autoSpaceDE w:val="0"/>
        <w:autoSpaceDN w:val="0"/>
        <w:adjustRightInd w:val="0"/>
        <w:ind w:right="520"/>
        <w:outlineLvl w:val="0"/>
        <w:rPr>
          <w:rFonts w:asciiTheme="minorHAnsi" w:eastAsia="PMingLiU" w:hAnsiTheme="minorHAnsi" w:cstheme="minorHAnsi"/>
          <w:sz w:val="22"/>
          <w:szCs w:val="22"/>
        </w:rPr>
      </w:pPr>
      <w:r w:rsidRPr="00DA3CF2">
        <w:rPr>
          <w:rFonts w:asciiTheme="minorHAnsi" w:hAnsiTheme="minorHAnsi" w:cstheme="minorHAnsi"/>
          <w:sz w:val="22"/>
          <w:szCs w:val="22"/>
        </w:rPr>
        <w:t xml:space="preserve">Plans for joint </w:t>
      </w:r>
      <w:r w:rsidRPr="00DA3CF2">
        <w:rPr>
          <w:rFonts w:ascii="Calibri" w:eastAsiaTheme="minorEastAsia" w:hAnsi="Calibri" w:cs="Calibri"/>
          <w:sz w:val="22"/>
          <w:szCs w:val="22"/>
          <w:lang w:val="en-HK"/>
        </w:rPr>
        <w:t>publication and joint patent application</w:t>
      </w:r>
      <w:r w:rsidRPr="00DA3CF2">
        <w:rPr>
          <w:rFonts w:asciiTheme="minorHAnsi" w:eastAsia="DengXian" w:hAnsiTheme="minorHAnsi" w:cstheme="minorHAnsi" w:hint="eastAsia"/>
          <w:sz w:val="22"/>
          <w:szCs w:val="22"/>
          <w:lang w:eastAsia="zh-CN"/>
        </w:rPr>
        <w:t>,</w:t>
      </w:r>
      <w:r w:rsidRPr="00DA3CF2">
        <w:rPr>
          <w:rFonts w:asciiTheme="minorHAnsi" w:hAnsiTheme="minorHAnsi" w:cstheme="minorHAnsi"/>
          <w:sz w:val="22"/>
          <w:szCs w:val="22"/>
        </w:rPr>
        <w:t xml:space="preserve"> </w:t>
      </w:r>
      <w:r w:rsidRPr="00DA3CF2">
        <w:rPr>
          <w:rFonts w:asciiTheme="minorHAnsi" w:hAnsiTheme="minorHAnsi" w:cstheme="minorHAnsi"/>
          <w:b/>
          <w:sz w:val="22"/>
          <w:szCs w:val="22"/>
          <w:u w:val="single"/>
        </w:rPr>
        <w:t>within</w:t>
      </w:r>
      <w:r w:rsidRPr="00DA3CF2">
        <w:rPr>
          <w:rFonts w:asciiTheme="minorHAnsi" w:hAnsiTheme="minorHAnsi" w:cstheme="minorHAnsi"/>
          <w:sz w:val="22"/>
          <w:szCs w:val="22"/>
        </w:rPr>
        <w:t xml:space="preserve"> Project Duration. </w:t>
      </w:r>
    </w:p>
    <w:p w14:paraId="79EF2AF4" w14:textId="77777777" w:rsidR="006636F2" w:rsidRPr="00DA3CF2" w:rsidRDefault="006636F2" w:rsidP="006636F2">
      <w:pPr>
        <w:autoSpaceDE w:val="0"/>
        <w:autoSpaceDN w:val="0"/>
        <w:adjustRightInd w:val="0"/>
        <w:ind w:right="520"/>
        <w:jc w:val="both"/>
        <w:outlineLvl w:val="0"/>
        <w:rPr>
          <w:rFonts w:ascii="Calibri" w:eastAsia="PMingLiU" w:hAnsi="Calibri" w:cs="Calibri"/>
          <w:b/>
          <w:sz w:val="22"/>
          <w:szCs w:val="22"/>
          <w:u w:val="single"/>
        </w:rPr>
      </w:pPr>
    </w:p>
    <w:tbl>
      <w:tblPr>
        <w:tblStyle w:val="a9"/>
        <w:tblW w:w="0" w:type="auto"/>
        <w:tblInd w:w="421" w:type="dxa"/>
        <w:tblLook w:val="04A0" w:firstRow="1" w:lastRow="0" w:firstColumn="1" w:lastColumn="0" w:noHBand="0" w:noVBand="1"/>
      </w:tblPr>
      <w:tblGrid>
        <w:gridCol w:w="9649"/>
      </w:tblGrid>
      <w:tr w:rsidR="006636F2" w:rsidRPr="006636F2" w14:paraId="7BFC7E5A" w14:textId="77777777" w:rsidTr="00922828">
        <w:trPr>
          <w:trHeight w:val="2102"/>
        </w:trPr>
        <w:tc>
          <w:tcPr>
            <w:tcW w:w="9649" w:type="dxa"/>
          </w:tcPr>
          <w:p w14:paraId="385B472E" w14:textId="77777777" w:rsidR="006636F2" w:rsidRPr="00DA3CF2" w:rsidRDefault="006636F2" w:rsidP="000A3C25">
            <w:pPr>
              <w:autoSpaceDE w:val="0"/>
              <w:autoSpaceDN w:val="0"/>
              <w:adjustRightInd w:val="0"/>
              <w:ind w:right="520"/>
              <w:jc w:val="both"/>
              <w:outlineLvl w:val="0"/>
              <w:rPr>
                <w:rFonts w:asciiTheme="majorHAnsi" w:eastAsia="PMingLiU" w:hAnsiTheme="majorHAnsi" w:cstheme="majorHAnsi"/>
                <w:i/>
                <w:sz w:val="20"/>
                <w:szCs w:val="20"/>
              </w:rPr>
            </w:pPr>
            <w:r w:rsidRPr="00DA3CF2">
              <w:rPr>
                <w:rFonts w:asciiTheme="majorHAnsi" w:eastAsia="PMingLiU" w:hAnsiTheme="majorHAnsi" w:cstheme="majorHAnsi"/>
                <w:i/>
                <w:sz w:val="20"/>
                <w:szCs w:val="20"/>
              </w:rPr>
              <w:t xml:space="preserve">(Publish peer-reviewed journal publications and/or present at recognized international conferences resulting directly from the awarded Project; and patent application.) </w:t>
            </w:r>
          </w:p>
          <w:p w14:paraId="4B497A64"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66BAF3E6"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2857F5F2"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1BF82882"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17C47DB5"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1463FB66"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71C50532"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10EA1D5A"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6C1242DD"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7459F558" w14:textId="77777777"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p w14:paraId="674FD071" w14:textId="65655DFD" w:rsidR="002A66E2" w:rsidRPr="00DA3CF2" w:rsidRDefault="002A66E2" w:rsidP="000A3C25">
            <w:pPr>
              <w:autoSpaceDE w:val="0"/>
              <w:autoSpaceDN w:val="0"/>
              <w:adjustRightInd w:val="0"/>
              <w:ind w:right="520"/>
              <w:jc w:val="both"/>
              <w:outlineLvl w:val="0"/>
              <w:rPr>
                <w:rFonts w:asciiTheme="majorHAnsi" w:eastAsia="PMingLiU" w:hAnsiTheme="majorHAnsi" w:cstheme="majorHAnsi"/>
                <w:i/>
                <w:sz w:val="20"/>
                <w:szCs w:val="20"/>
              </w:rPr>
            </w:pPr>
          </w:p>
        </w:tc>
      </w:tr>
    </w:tbl>
    <w:p w14:paraId="208833D7" w14:textId="77777777" w:rsidR="006636F2" w:rsidRPr="00DA3CF2" w:rsidRDefault="006636F2" w:rsidP="006636F2">
      <w:pPr>
        <w:autoSpaceDE w:val="0"/>
        <w:autoSpaceDN w:val="0"/>
        <w:adjustRightInd w:val="0"/>
        <w:ind w:right="520"/>
        <w:jc w:val="both"/>
        <w:outlineLvl w:val="0"/>
        <w:rPr>
          <w:rFonts w:ascii="Calibri" w:eastAsia="PMingLiU" w:hAnsi="Calibri" w:cs="Calibri"/>
          <w:b/>
          <w:sz w:val="22"/>
          <w:szCs w:val="22"/>
          <w:u w:val="single"/>
        </w:rPr>
      </w:pPr>
    </w:p>
    <w:p w14:paraId="0BB94392" w14:textId="77777777" w:rsidR="006636F2" w:rsidRPr="00DA3CF2" w:rsidRDefault="006636F2" w:rsidP="00610B01">
      <w:pPr>
        <w:pStyle w:val="aa"/>
        <w:numPr>
          <w:ilvl w:val="0"/>
          <w:numId w:val="2"/>
        </w:numPr>
        <w:autoSpaceDE w:val="0"/>
        <w:autoSpaceDN w:val="0"/>
        <w:adjustRightInd w:val="0"/>
        <w:ind w:right="520"/>
        <w:outlineLvl w:val="0"/>
        <w:rPr>
          <w:rFonts w:asciiTheme="minorHAnsi" w:eastAsia="PMingLiU" w:hAnsiTheme="minorHAnsi" w:cstheme="minorHAnsi"/>
          <w:sz w:val="22"/>
          <w:szCs w:val="22"/>
        </w:rPr>
      </w:pPr>
      <w:r w:rsidRPr="00DA3CF2">
        <w:rPr>
          <w:rFonts w:asciiTheme="minorHAnsi" w:hAnsiTheme="minorHAnsi" w:cstheme="minorHAnsi"/>
          <w:sz w:val="22"/>
          <w:szCs w:val="22"/>
        </w:rPr>
        <w:t xml:space="preserve">Plans for </w:t>
      </w:r>
      <w:r w:rsidRPr="00DA3CF2">
        <w:rPr>
          <w:rFonts w:ascii="Calibri" w:eastAsiaTheme="minorEastAsia" w:hAnsi="Calibri" w:cs="Calibri"/>
          <w:sz w:val="22"/>
          <w:szCs w:val="22"/>
          <w:lang w:val="en-HK"/>
        </w:rPr>
        <w:t>personnel exchange within the Project Duration.</w:t>
      </w:r>
    </w:p>
    <w:p w14:paraId="5D61DF9A" w14:textId="77777777" w:rsidR="006636F2" w:rsidRPr="00DA3CF2" w:rsidRDefault="006636F2" w:rsidP="006636F2">
      <w:pPr>
        <w:autoSpaceDE w:val="0"/>
        <w:autoSpaceDN w:val="0"/>
        <w:adjustRightInd w:val="0"/>
        <w:ind w:right="520"/>
        <w:outlineLvl w:val="0"/>
        <w:rPr>
          <w:rFonts w:asciiTheme="minorHAnsi" w:eastAsia="PMingLiU" w:hAnsiTheme="minorHAnsi" w:cstheme="minorHAnsi"/>
          <w:sz w:val="22"/>
          <w:szCs w:val="22"/>
        </w:rPr>
      </w:pPr>
    </w:p>
    <w:tbl>
      <w:tblPr>
        <w:tblStyle w:val="a9"/>
        <w:tblW w:w="0" w:type="auto"/>
        <w:tblInd w:w="421" w:type="dxa"/>
        <w:tblLook w:val="04A0" w:firstRow="1" w:lastRow="0" w:firstColumn="1" w:lastColumn="0" w:noHBand="0" w:noVBand="1"/>
      </w:tblPr>
      <w:tblGrid>
        <w:gridCol w:w="9649"/>
      </w:tblGrid>
      <w:tr w:rsidR="006636F2" w:rsidRPr="006636F2" w14:paraId="405726E6" w14:textId="77777777" w:rsidTr="00922828">
        <w:trPr>
          <w:trHeight w:val="1879"/>
        </w:trPr>
        <w:tc>
          <w:tcPr>
            <w:tcW w:w="9649" w:type="dxa"/>
          </w:tcPr>
          <w:p w14:paraId="0ECBED31" w14:textId="77777777" w:rsidR="006636F2" w:rsidRPr="00DA3CF2" w:rsidRDefault="006636F2" w:rsidP="000A3C25">
            <w:pPr>
              <w:autoSpaceDE w:val="0"/>
              <w:autoSpaceDN w:val="0"/>
              <w:adjustRightInd w:val="0"/>
              <w:ind w:right="520"/>
              <w:jc w:val="both"/>
              <w:outlineLvl w:val="0"/>
              <w:rPr>
                <w:rFonts w:asciiTheme="majorHAnsi" w:eastAsia="PMingLiU" w:hAnsiTheme="majorHAnsi" w:cstheme="majorHAnsi"/>
                <w:b/>
                <w:sz w:val="20"/>
                <w:szCs w:val="20"/>
                <w:u w:val="single"/>
              </w:rPr>
            </w:pPr>
            <w:r w:rsidRPr="00DA3CF2">
              <w:rPr>
                <w:rFonts w:asciiTheme="majorHAnsi" w:eastAsia="PMingLiU" w:hAnsiTheme="majorHAnsi" w:cstheme="majorHAnsi"/>
                <w:i/>
                <w:sz w:val="20"/>
                <w:szCs w:val="20"/>
              </w:rPr>
              <w:lastRenderedPageBreak/>
              <w:t>(Exchange of faculty members, research students, and postdoctoral researchers between the two campuses.)</w:t>
            </w:r>
          </w:p>
        </w:tc>
      </w:tr>
    </w:tbl>
    <w:p w14:paraId="1E8A78E5" w14:textId="77777777" w:rsidR="00416952" w:rsidRPr="00416952" w:rsidRDefault="00416952" w:rsidP="00416952">
      <w:pPr>
        <w:autoSpaceDE w:val="0"/>
        <w:autoSpaceDN w:val="0"/>
        <w:adjustRightInd w:val="0"/>
        <w:ind w:left="360" w:right="520"/>
        <w:outlineLvl w:val="0"/>
        <w:rPr>
          <w:rFonts w:ascii="Calibri" w:eastAsia="PMingLiU" w:hAnsi="Calibri" w:cs="Calibri"/>
          <w:sz w:val="22"/>
          <w:szCs w:val="22"/>
          <w:u w:val="single"/>
        </w:rPr>
      </w:pPr>
    </w:p>
    <w:p w14:paraId="2716AD2C" w14:textId="77777777" w:rsidR="0084603D" w:rsidRDefault="0084603D" w:rsidP="00FC11E4">
      <w:pPr>
        <w:autoSpaceDE w:val="0"/>
        <w:autoSpaceDN w:val="0"/>
        <w:adjustRightInd w:val="0"/>
        <w:ind w:left="360" w:right="520"/>
        <w:outlineLvl w:val="0"/>
        <w:rPr>
          <w:rFonts w:ascii="Calibri" w:eastAsia="PMingLiU" w:hAnsi="Calibri" w:cs="Calibri"/>
          <w:sz w:val="22"/>
          <w:szCs w:val="22"/>
          <w:u w:val="single"/>
        </w:rPr>
      </w:pPr>
    </w:p>
    <w:p w14:paraId="3D91C8B5" w14:textId="77777777" w:rsidR="00846CC8" w:rsidRPr="00DA3CF2" w:rsidRDefault="00846CC8" w:rsidP="00846CC8">
      <w:pPr>
        <w:autoSpaceDE w:val="0"/>
        <w:autoSpaceDN w:val="0"/>
        <w:adjustRightInd w:val="0"/>
        <w:ind w:right="520"/>
        <w:jc w:val="center"/>
        <w:outlineLvl w:val="0"/>
        <w:rPr>
          <w:rFonts w:asciiTheme="majorHAnsi" w:eastAsia="PMingLiU" w:hAnsiTheme="majorHAnsi" w:cstheme="majorHAnsi"/>
          <w:i/>
          <w:sz w:val="22"/>
          <w:szCs w:val="22"/>
        </w:rPr>
      </w:pPr>
      <w:r w:rsidRPr="00DA3CF2">
        <w:rPr>
          <w:rFonts w:asciiTheme="majorHAnsi" w:eastAsia="PMingLiU" w:hAnsiTheme="majorHAnsi" w:cstheme="majorHAnsi"/>
          <w:i/>
          <w:sz w:val="22"/>
          <w:szCs w:val="22"/>
          <w:highlight w:val="lightGray"/>
        </w:rPr>
        <w:t>-------------------------------------        End of this section        -------------------------------------</w:t>
      </w:r>
    </w:p>
    <w:p w14:paraId="45825175" w14:textId="77777777" w:rsidR="006636F2" w:rsidRPr="009E06EE" w:rsidRDefault="006636F2" w:rsidP="00FC11E4">
      <w:pPr>
        <w:autoSpaceDE w:val="0"/>
        <w:autoSpaceDN w:val="0"/>
        <w:adjustRightInd w:val="0"/>
        <w:ind w:left="360" w:right="520"/>
        <w:outlineLvl w:val="0"/>
        <w:rPr>
          <w:rFonts w:ascii="Calibri" w:eastAsia="PMingLiU" w:hAnsi="Calibri" w:cs="Calibri"/>
          <w:sz w:val="22"/>
          <w:szCs w:val="22"/>
          <w:u w:val="single"/>
        </w:rPr>
      </w:pPr>
    </w:p>
    <w:p w14:paraId="19669FED" w14:textId="77777777" w:rsidR="0084603D" w:rsidRDefault="0084603D" w:rsidP="00FC11E4">
      <w:pPr>
        <w:autoSpaceDE w:val="0"/>
        <w:autoSpaceDN w:val="0"/>
        <w:adjustRightInd w:val="0"/>
        <w:ind w:left="360" w:right="520"/>
        <w:outlineLvl w:val="0"/>
        <w:rPr>
          <w:rFonts w:ascii="Calibri" w:eastAsia="PMingLiU" w:hAnsi="Calibri" w:cs="Calibri"/>
          <w:sz w:val="22"/>
          <w:szCs w:val="22"/>
          <w:u w:val="single"/>
        </w:rPr>
      </w:pPr>
    </w:p>
    <w:p w14:paraId="2D0D0818" w14:textId="77777777" w:rsidR="0084603D" w:rsidRPr="00FC11E4" w:rsidRDefault="0084603D" w:rsidP="00FC11E4">
      <w:pPr>
        <w:autoSpaceDE w:val="0"/>
        <w:autoSpaceDN w:val="0"/>
        <w:adjustRightInd w:val="0"/>
        <w:ind w:left="360" w:right="520"/>
        <w:outlineLvl w:val="0"/>
        <w:rPr>
          <w:rFonts w:ascii="Calibri" w:eastAsia="PMingLiU" w:hAnsi="Calibri" w:cs="Calibri"/>
          <w:sz w:val="22"/>
          <w:szCs w:val="22"/>
          <w:u w:val="single"/>
        </w:rPr>
      </w:pPr>
    </w:p>
    <w:p w14:paraId="00B251AE" w14:textId="172536DE" w:rsidR="00172463" w:rsidRPr="009E4D24" w:rsidRDefault="000F7C02" w:rsidP="00610B01">
      <w:pPr>
        <w:numPr>
          <w:ilvl w:val="0"/>
          <w:numId w:val="1"/>
        </w:numPr>
        <w:autoSpaceDE w:val="0"/>
        <w:autoSpaceDN w:val="0"/>
        <w:adjustRightInd w:val="0"/>
        <w:ind w:right="520"/>
        <w:outlineLvl w:val="0"/>
        <w:rPr>
          <w:rFonts w:ascii="Calibri" w:eastAsia="PMingLiU" w:hAnsi="Calibri" w:cs="Calibri"/>
          <w:sz w:val="22"/>
          <w:szCs w:val="22"/>
          <w:u w:val="single"/>
        </w:rPr>
      </w:pPr>
      <w:r>
        <w:rPr>
          <w:rFonts w:ascii="Calibri" w:eastAsia="PMingLiU" w:hAnsi="Calibri" w:cs="Calibri"/>
          <w:b/>
          <w:bCs/>
          <w:sz w:val="22"/>
          <w:szCs w:val="22"/>
        </w:rPr>
        <w:t xml:space="preserve">Others </w:t>
      </w:r>
      <w:r w:rsidRPr="009E4D24">
        <w:rPr>
          <w:rFonts w:ascii="Calibri" w:eastAsia="PMingLiU" w:hAnsi="Calibri" w:cs="Calibri"/>
          <w:sz w:val="22"/>
          <w:szCs w:val="22"/>
        </w:rPr>
        <w:t>(</w:t>
      </w:r>
      <w:r w:rsidR="00EC2540" w:rsidRPr="009E4D24">
        <w:rPr>
          <w:rFonts w:ascii="Calibri" w:eastAsia="PMingLiU" w:hAnsi="Calibri" w:cs="Calibri"/>
          <w:sz w:val="22"/>
          <w:szCs w:val="22"/>
        </w:rPr>
        <w:t>e.g.,</w:t>
      </w:r>
      <w:r w:rsidRPr="009E4D24">
        <w:rPr>
          <w:rFonts w:ascii="Calibri" w:eastAsia="PMingLiU" w:hAnsi="Calibri" w:cs="Calibri"/>
          <w:sz w:val="22"/>
          <w:szCs w:val="22"/>
        </w:rPr>
        <w:t xml:space="preserve"> </w:t>
      </w:r>
      <w:r w:rsidR="00E413DE">
        <w:rPr>
          <w:rFonts w:ascii="Calibri" w:eastAsia="PMingLiU" w:hAnsi="Calibri" w:cs="Calibri"/>
          <w:sz w:val="22"/>
          <w:szCs w:val="22"/>
        </w:rPr>
        <w:t>the</w:t>
      </w:r>
      <w:r w:rsidR="00454912">
        <w:rPr>
          <w:rFonts w:ascii="Calibri" w:eastAsia="PMingLiU" w:hAnsi="Calibri" w:cs="Calibri"/>
          <w:sz w:val="22"/>
          <w:szCs w:val="22"/>
        </w:rPr>
        <w:t xml:space="preserve"> s</w:t>
      </w:r>
      <w:r w:rsidR="00172463" w:rsidRPr="009E4D24">
        <w:rPr>
          <w:rFonts w:ascii="Calibri" w:eastAsia="PMingLiU" w:hAnsi="Calibri" w:cs="Calibri"/>
          <w:sz w:val="22"/>
          <w:szCs w:val="22"/>
        </w:rPr>
        <w:t xml:space="preserve">trength of the </w:t>
      </w:r>
      <w:r w:rsidR="0058404E" w:rsidRPr="009E4D24">
        <w:rPr>
          <w:rFonts w:ascii="Calibri" w:eastAsia="PMingLiU" w:hAnsi="Calibri" w:cs="Calibri"/>
          <w:sz w:val="22"/>
          <w:szCs w:val="22"/>
        </w:rPr>
        <w:t>p</w:t>
      </w:r>
      <w:r w:rsidR="00172463" w:rsidRPr="009E4D24">
        <w:rPr>
          <w:rFonts w:ascii="Calibri" w:eastAsia="PMingLiU" w:hAnsi="Calibri" w:cs="Calibri"/>
          <w:sz w:val="22"/>
          <w:szCs w:val="22"/>
        </w:rPr>
        <w:t xml:space="preserve">roject </w:t>
      </w:r>
      <w:r w:rsidR="0058404E" w:rsidRPr="009E4D24">
        <w:rPr>
          <w:rFonts w:ascii="Calibri" w:eastAsia="PMingLiU" w:hAnsi="Calibri" w:cs="Calibri"/>
          <w:sz w:val="22"/>
          <w:szCs w:val="22"/>
        </w:rPr>
        <w:t>t</w:t>
      </w:r>
      <w:r w:rsidR="00172463" w:rsidRPr="009E4D24">
        <w:rPr>
          <w:rFonts w:ascii="Calibri" w:eastAsia="PMingLiU" w:hAnsi="Calibri" w:cs="Calibri"/>
          <w:sz w:val="22"/>
          <w:szCs w:val="22"/>
        </w:rPr>
        <w:t>eam</w:t>
      </w:r>
      <w:r w:rsidR="00454912">
        <w:rPr>
          <w:rFonts w:ascii="Calibri" w:eastAsia="PMingLiU" w:hAnsi="Calibri" w:cs="Calibri"/>
          <w:sz w:val="22"/>
          <w:szCs w:val="22"/>
        </w:rPr>
        <w:t xml:space="preserve"> and previous major external grant awarded</w:t>
      </w:r>
      <w:r w:rsidRPr="009E4D24">
        <w:rPr>
          <w:rFonts w:ascii="Calibri" w:eastAsia="PMingLiU" w:hAnsi="Calibri" w:cs="Calibri"/>
          <w:sz w:val="22"/>
          <w:szCs w:val="22"/>
        </w:rPr>
        <w:t>, related prior work</w:t>
      </w:r>
      <w:r w:rsidR="009A29FA" w:rsidRPr="009E4D24">
        <w:rPr>
          <w:rFonts w:ascii="Calibri" w:eastAsia="PMingLiU" w:hAnsi="Calibri" w:cs="Calibri"/>
          <w:sz w:val="22"/>
          <w:szCs w:val="22"/>
        </w:rPr>
        <w:t>s</w:t>
      </w:r>
      <w:r w:rsidR="001762FC" w:rsidRPr="009E4D24">
        <w:rPr>
          <w:rFonts w:ascii="Calibri" w:eastAsia="PMingLiU" w:hAnsi="Calibri" w:cs="Calibri"/>
          <w:sz w:val="22"/>
          <w:szCs w:val="22"/>
        </w:rPr>
        <w:t>,</w:t>
      </w:r>
      <w:r w:rsidR="00202C35">
        <w:rPr>
          <w:rFonts w:ascii="Calibri" w:eastAsia="DengXian" w:hAnsi="Calibri" w:cs="Calibri" w:hint="eastAsia"/>
          <w:sz w:val="22"/>
          <w:szCs w:val="22"/>
          <w:lang w:eastAsia="zh-CN"/>
        </w:rPr>
        <w:t xml:space="preserve"> </w:t>
      </w:r>
      <w:r w:rsidR="0058404E" w:rsidRPr="009E4D24">
        <w:rPr>
          <w:rFonts w:ascii="Calibri" w:eastAsia="PMingLiU" w:hAnsi="Calibri" w:cs="Calibri"/>
          <w:sz w:val="22"/>
          <w:szCs w:val="22"/>
        </w:rPr>
        <w:t>etc.</w:t>
      </w:r>
      <w:r w:rsidRPr="009E4D24">
        <w:rPr>
          <w:rFonts w:ascii="Calibri" w:eastAsia="PMingLiU" w:hAnsi="Calibri" w:cs="Calibri"/>
          <w:sz w:val="22"/>
          <w:szCs w:val="22"/>
        </w:rPr>
        <w:t>)</w:t>
      </w:r>
    </w:p>
    <w:p w14:paraId="6578B684" w14:textId="77777777" w:rsidR="00E13B05" w:rsidRDefault="00E13B05" w:rsidP="00E22826">
      <w:pPr>
        <w:autoSpaceDE w:val="0"/>
        <w:autoSpaceDN w:val="0"/>
        <w:adjustRightInd w:val="0"/>
        <w:rPr>
          <w:rFonts w:ascii="Calibri" w:eastAsia="PMingLiU" w:hAnsi="Calibri" w:cs="Calibri"/>
          <w:sz w:val="22"/>
          <w:szCs w:val="22"/>
        </w:rPr>
      </w:pPr>
    </w:p>
    <w:tbl>
      <w:tblPr>
        <w:tblStyle w:val="a9"/>
        <w:tblW w:w="19298" w:type="dxa"/>
        <w:tblInd w:w="421" w:type="dxa"/>
        <w:tblLook w:val="04A0" w:firstRow="1" w:lastRow="0" w:firstColumn="1" w:lastColumn="0" w:noHBand="0" w:noVBand="1"/>
      </w:tblPr>
      <w:tblGrid>
        <w:gridCol w:w="9649"/>
        <w:gridCol w:w="9649"/>
      </w:tblGrid>
      <w:tr w:rsidR="00294BBC" w14:paraId="04B382BA" w14:textId="77777777" w:rsidTr="00294BBC">
        <w:tc>
          <w:tcPr>
            <w:tcW w:w="9649" w:type="dxa"/>
          </w:tcPr>
          <w:p w14:paraId="318E653F" w14:textId="77777777" w:rsidR="00F41CBA" w:rsidRDefault="00F41CBA" w:rsidP="00F51A82">
            <w:pPr>
              <w:autoSpaceDE w:val="0"/>
              <w:autoSpaceDN w:val="0"/>
              <w:adjustRightInd w:val="0"/>
              <w:ind w:right="520"/>
              <w:jc w:val="both"/>
              <w:outlineLvl w:val="0"/>
              <w:rPr>
                <w:rFonts w:ascii="Calibri" w:eastAsia="PMingLiU" w:hAnsi="Calibri" w:cs="Calibri"/>
                <w:sz w:val="22"/>
                <w:szCs w:val="22"/>
                <w:lang w:eastAsia="zh-CN"/>
              </w:rPr>
            </w:pPr>
            <w:r>
              <w:rPr>
                <w:rFonts w:ascii="Calibri" w:eastAsia="PMingLiU" w:hAnsi="Calibri" w:cs="Calibri"/>
                <w:sz w:val="22"/>
                <w:szCs w:val="22"/>
              </w:rPr>
              <w:t xml:space="preserve">This project will be </w:t>
            </w:r>
            <w:r>
              <w:rPr>
                <w:rFonts w:ascii="Calibri" w:eastAsia="DengXian" w:hAnsi="Calibri" w:cs="Calibri" w:hint="eastAsia"/>
                <w:sz w:val="22"/>
                <w:szCs w:val="22"/>
                <w:lang w:eastAsia="zh-CN"/>
              </w:rPr>
              <w:t xml:space="preserve">jointly </w:t>
            </w:r>
            <w:r>
              <w:rPr>
                <w:rFonts w:ascii="Calibri" w:eastAsia="PMingLiU" w:hAnsi="Calibri" w:cs="Calibri"/>
                <w:sz w:val="22"/>
                <w:szCs w:val="22"/>
              </w:rPr>
              <w:t xml:space="preserve">led by </w:t>
            </w:r>
            <w:r w:rsidRPr="00884EE9">
              <w:rPr>
                <w:rFonts w:ascii="Calibri" w:eastAsia="PMingLiU" w:hAnsi="Calibri" w:cs="Calibri"/>
                <w:sz w:val="22"/>
                <w:szCs w:val="22"/>
              </w:rPr>
              <w:t xml:space="preserve">Prof. </w:t>
            </w:r>
            <w:r>
              <w:rPr>
                <w:rFonts w:ascii="Calibri" w:eastAsia="PMingLiU" w:hAnsi="Calibri" w:cs="Calibri"/>
                <w:sz w:val="22"/>
                <w:szCs w:val="22"/>
              </w:rPr>
              <w:t xml:space="preserve">Xiaofang </w:t>
            </w:r>
            <w:r w:rsidRPr="00884EE9">
              <w:rPr>
                <w:rFonts w:ascii="Calibri" w:eastAsia="PMingLiU" w:hAnsi="Calibri" w:cs="Calibri"/>
                <w:sz w:val="22"/>
                <w:szCs w:val="22"/>
              </w:rPr>
              <w:t xml:space="preserve">Zhou </w:t>
            </w:r>
            <w:r>
              <w:rPr>
                <w:rFonts w:ascii="Calibri" w:eastAsia="DengXian" w:hAnsi="Calibri" w:cs="Calibri" w:hint="eastAsia"/>
                <w:sz w:val="22"/>
                <w:szCs w:val="22"/>
                <w:lang w:eastAsia="zh-CN"/>
              </w:rPr>
              <w:t>(</w:t>
            </w:r>
            <w:r>
              <w:rPr>
                <w:rFonts w:ascii="Calibri" w:eastAsia="PMingLiU" w:hAnsi="Calibri" w:cs="Calibri"/>
                <w:sz w:val="22"/>
                <w:szCs w:val="22"/>
              </w:rPr>
              <w:t>HKUST</w:t>
            </w:r>
            <w:r>
              <w:rPr>
                <w:rFonts w:ascii="Calibri" w:eastAsia="DengXian" w:hAnsi="Calibri" w:cs="Calibri" w:hint="eastAsia"/>
                <w:sz w:val="22"/>
                <w:szCs w:val="22"/>
                <w:lang w:eastAsia="zh-CN"/>
              </w:rPr>
              <w:t>)</w:t>
            </w:r>
            <w:r>
              <w:rPr>
                <w:rFonts w:ascii="Calibri" w:eastAsia="PMingLiU" w:hAnsi="Calibri" w:cs="Calibri"/>
                <w:sz w:val="22"/>
                <w:szCs w:val="22"/>
              </w:rPr>
              <w:t xml:space="preserve"> </w:t>
            </w:r>
            <w:r w:rsidRPr="00884EE9">
              <w:rPr>
                <w:rFonts w:ascii="Calibri" w:eastAsia="PMingLiU" w:hAnsi="Calibri" w:cs="Calibri"/>
                <w:sz w:val="22"/>
                <w:szCs w:val="22"/>
              </w:rPr>
              <w:t xml:space="preserve">and Prof. </w:t>
            </w:r>
            <w:r>
              <w:rPr>
                <w:rFonts w:ascii="Calibri" w:eastAsia="PMingLiU" w:hAnsi="Calibri" w:cs="Calibri"/>
                <w:sz w:val="22"/>
                <w:szCs w:val="22"/>
              </w:rPr>
              <w:t xml:space="preserve">Yang </w:t>
            </w:r>
            <w:r w:rsidRPr="00884EE9">
              <w:rPr>
                <w:rFonts w:ascii="Calibri" w:eastAsia="PMingLiU" w:hAnsi="Calibri" w:cs="Calibri"/>
                <w:sz w:val="22"/>
                <w:szCs w:val="22"/>
              </w:rPr>
              <w:t>Yue</w:t>
            </w:r>
            <w:r>
              <w:rPr>
                <w:rFonts w:ascii="Calibri" w:eastAsia="PMingLiU" w:hAnsi="Calibri" w:cs="Calibri"/>
                <w:sz w:val="22"/>
                <w:szCs w:val="22"/>
              </w:rPr>
              <w:t xml:space="preserve"> </w:t>
            </w:r>
            <w:r>
              <w:rPr>
                <w:rFonts w:ascii="Calibri" w:eastAsia="DengXian" w:hAnsi="Calibri" w:cs="Calibri" w:hint="eastAsia"/>
                <w:sz w:val="22"/>
                <w:szCs w:val="22"/>
                <w:lang w:eastAsia="zh-CN"/>
              </w:rPr>
              <w:t>(</w:t>
            </w:r>
            <w:r>
              <w:rPr>
                <w:rFonts w:ascii="Calibri" w:eastAsia="PMingLiU" w:hAnsi="Calibri" w:cs="Calibri"/>
                <w:sz w:val="22"/>
                <w:szCs w:val="22"/>
              </w:rPr>
              <w:t>HKUST(GZ)</w:t>
            </w:r>
            <w:r>
              <w:rPr>
                <w:rFonts w:ascii="Calibri" w:eastAsia="DengXian" w:hAnsi="Calibri" w:cs="Calibri" w:hint="eastAsia"/>
                <w:sz w:val="22"/>
                <w:szCs w:val="22"/>
                <w:lang w:eastAsia="zh-CN"/>
              </w:rPr>
              <w:t>)</w:t>
            </w:r>
            <w:r w:rsidRPr="00E71A61">
              <w:rPr>
                <w:rFonts w:ascii="Calibri" w:eastAsia="PMingLiU" w:hAnsi="Calibri" w:cs="Calibri"/>
                <w:sz w:val="22"/>
                <w:szCs w:val="22"/>
                <w:lang w:eastAsia="zh-CN"/>
              </w:rPr>
              <w:t>.</w:t>
            </w:r>
            <w:r>
              <w:rPr>
                <w:rFonts w:ascii="Calibri" w:eastAsia="PMingLiU" w:hAnsi="Calibri" w:cs="Calibri"/>
                <w:sz w:val="22"/>
                <w:szCs w:val="22"/>
                <w:lang w:eastAsia="zh-CN"/>
              </w:rPr>
              <w:t xml:space="preserve"> Prof. Zhou is an internationally recognized expert in managing, integrating, and analyzing large-scale complex data, particularly spatiotemporal data. Prof. Yue specializes in human and urban mobility, drawing on a background in GIScience.</w:t>
            </w:r>
            <w:r w:rsidRPr="00B41999">
              <w:t xml:space="preserve"> </w:t>
            </w:r>
            <w:r w:rsidRPr="00B41999">
              <w:rPr>
                <w:rFonts w:ascii="Calibri" w:eastAsia="PMingLiU" w:hAnsi="Calibri" w:cs="Calibri"/>
                <w:sz w:val="22"/>
                <w:szCs w:val="22"/>
                <w:lang w:eastAsia="zh-CN"/>
              </w:rPr>
              <w:t>This</w:t>
            </w:r>
            <w:r>
              <w:rPr>
                <w:rFonts w:ascii="Calibri" w:eastAsia="PMingLiU" w:hAnsi="Calibri" w:cs="Calibri"/>
                <w:sz w:val="22"/>
                <w:szCs w:val="22"/>
                <w:lang w:eastAsia="zh-CN"/>
              </w:rPr>
              <w:t xml:space="preserve"> project team brings together</w:t>
            </w:r>
            <w:r w:rsidRPr="00E71A61">
              <w:rPr>
                <w:rFonts w:ascii="Calibri" w:eastAsia="PMingLiU" w:hAnsi="Calibri" w:cs="Calibri"/>
                <w:sz w:val="22"/>
                <w:szCs w:val="22"/>
                <w:lang w:eastAsia="zh-CN"/>
              </w:rPr>
              <w:t xml:space="preserve"> distinct yet complementary expertise </w:t>
            </w:r>
            <w:r>
              <w:rPr>
                <w:rFonts w:ascii="Calibri" w:eastAsia="PMingLiU" w:hAnsi="Calibri" w:cs="Calibri"/>
                <w:sz w:val="22"/>
                <w:szCs w:val="22"/>
                <w:lang w:eastAsia="zh-CN"/>
              </w:rPr>
              <w:t xml:space="preserve">that is </w:t>
            </w:r>
            <w:r w:rsidRPr="00E71A61">
              <w:rPr>
                <w:rFonts w:ascii="Calibri" w:eastAsia="PMingLiU" w:hAnsi="Calibri" w:cs="Calibri"/>
                <w:sz w:val="22"/>
                <w:szCs w:val="22"/>
                <w:lang w:eastAsia="zh-CN"/>
              </w:rPr>
              <w:t>critical to its success</w:t>
            </w:r>
            <w:r>
              <w:rPr>
                <w:rFonts w:ascii="Calibri" w:eastAsia="PMingLiU" w:hAnsi="Calibri" w:cs="Calibri"/>
                <w:sz w:val="22"/>
                <w:szCs w:val="22"/>
                <w:lang w:eastAsia="zh-CN"/>
              </w:rPr>
              <w:t xml:space="preserve"> by</w:t>
            </w:r>
            <w:r w:rsidRPr="00B41999">
              <w:rPr>
                <w:rFonts w:ascii="Calibri" w:eastAsia="PMingLiU" w:hAnsi="Calibri" w:cs="Calibri"/>
                <w:sz w:val="22"/>
                <w:szCs w:val="22"/>
                <w:lang w:eastAsia="zh-CN"/>
              </w:rPr>
              <w:t xml:space="preserve"> linking HKUST’s </w:t>
            </w:r>
            <w:r>
              <w:rPr>
                <w:rFonts w:ascii="Calibri" w:eastAsia="PMingLiU" w:hAnsi="Calibri" w:cs="Calibri"/>
                <w:sz w:val="22"/>
                <w:szCs w:val="22"/>
                <w:lang w:eastAsia="zh-CN"/>
              </w:rPr>
              <w:t xml:space="preserve">strength in </w:t>
            </w:r>
            <w:r w:rsidRPr="00B41999">
              <w:rPr>
                <w:rFonts w:ascii="Calibri" w:eastAsia="PMingLiU" w:hAnsi="Calibri" w:cs="Calibri"/>
                <w:sz w:val="22"/>
                <w:szCs w:val="22"/>
                <w:lang w:eastAsia="zh-CN"/>
              </w:rPr>
              <w:t xml:space="preserve">computational and data engineering with HKUST(GZ)’s </w:t>
            </w:r>
            <w:r>
              <w:rPr>
                <w:rFonts w:ascii="Calibri" w:eastAsia="PMingLiU" w:hAnsi="Calibri" w:cs="Calibri"/>
                <w:sz w:val="22"/>
                <w:szCs w:val="22"/>
                <w:lang w:eastAsia="zh-CN"/>
              </w:rPr>
              <w:t xml:space="preserve">expertise in </w:t>
            </w:r>
            <w:r>
              <w:rPr>
                <w:rFonts w:ascii="Calibri" w:eastAsia="DengXian" w:hAnsi="Calibri" w:cs="Calibri" w:hint="eastAsia"/>
                <w:sz w:val="22"/>
                <w:szCs w:val="22"/>
                <w:lang w:eastAsia="zh-CN"/>
              </w:rPr>
              <w:t>spatial</w:t>
            </w:r>
            <w:r w:rsidRPr="00B41999">
              <w:rPr>
                <w:rFonts w:ascii="Calibri" w:eastAsia="PMingLiU" w:hAnsi="Calibri" w:cs="Calibri"/>
                <w:sz w:val="22"/>
                <w:szCs w:val="22"/>
                <w:lang w:eastAsia="zh-CN"/>
              </w:rPr>
              <w:t xml:space="preserve"> and </w:t>
            </w:r>
            <w:r>
              <w:rPr>
                <w:rFonts w:ascii="Calibri" w:eastAsia="DengXian" w:hAnsi="Calibri" w:cs="Calibri" w:hint="eastAsia"/>
                <w:sz w:val="22"/>
                <w:szCs w:val="22"/>
                <w:lang w:eastAsia="zh-CN"/>
              </w:rPr>
              <w:t>urban informatics</w:t>
            </w:r>
            <w:r w:rsidRPr="00B41999">
              <w:rPr>
                <w:rFonts w:ascii="Calibri" w:eastAsia="PMingLiU" w:hAnsi="Calibri" w:cs="Calibri"/>
                <w:sz w:val="22"/>
                <w:szCs w:val="22"/>
                <w:lang w:eastAsia="zh-CN"/>
              </w:rPr>
              <w:t>.</w:t>
            </w:r>
            <w:r>
              <w:rPr>
                <w:rFonts w:ascii="Calibri" w:eastAsia="PMingLiU" w:hAnsi="Calibri" w:cs="Calibri"/>
                <w:sz w:val="22"/>
                <w:szCs w:val="22"/>
                <w:lang w:eastAsia="zh-CN"/>
              </w:rPr>
              <w:t xml:space="preserve"> </w:t>
            </w:r>
          </w:p>
          <w:p w14:paraId="661A8F35" w14:textId="77777777" w:rsidR="00294BBC" w:rsidRPr="00F41CBA" w:rsidRDefault="00294BBC" w:rsidP="00F51A82">
            <w:pPr>
              <w:autoSpaceDE w:val="0"/>
              <w:autoSpaceDN w:val="0"/>
              <w:adjustRightInd w:val="0"/>
              <w:ind w:right="520"/>
              <w:jc w:val="both"/>
              <w:outlineLvl w:val="0"/>
              <w:rPr>
                <w:rFonts w:ascii="Calibri" w:eastAsia="DengXian" w:hAnsi="Calibri" w:cs="Calibri"/>
                <w:sz w:val="22"/>
                <w:szCs w:val="22"/>
                <w:lang w:eastAsia="zh-CN"/>
              </w:rPr>
            </w:pPr>
          </w:p>
          <w:p w14:paraId="23F4C284" w14:textId="6281298F" w:rsidR="00294BBC" w:rsidRPr="006D45A2" w:rsidRDefault="00294BBC" w:rsidP="00F51A82">
            <w:pPr>
              <w:autoSpaceDE w:val="0"/>
              <w:autoSpaceDN w:val="0"/>
              <w:adjustRightInd w:val="0"/>
              <w:ind w:right="520"/>
              <w:jc w:val="both"/>
              <w:outlineLvl w:val="0"/>
              <w:rPr>
                <w:rFonts w:ascii="Calibri" w:eastAsia="DengXian" w:hAnsi="Calibri" w:cs="Calibri"/>
                <w:b/>
                <w:bCs/>
                <w:sz w:val="22"/>
                <w:szCs w:val="22"/>
                <w:lang w:eastAsia="zh-CN"/>
              </w:rPr>
            </w:pPr>
            <w:r w:rsidRPr="006D45A2">
              <w:rPr>
                <w:rFonts w:ascii="Calibri" w:eastAsia="DengXian" w:hAnsi="Calibri" w:cs="Calibri" w:hint="eastAsia"/>
                <w:b/>
                <w:bCs/>
                <w:sz w:val="22"/>
                <w:szCs w:val="22"/>
                <w:lang w:eastAsia="zh-CN"/>
              </w:rPr>
              <w:t xml:space="preserve">Prof. Xiaofang Zhou </w:t>
            </w:r>
            <w:r w:rsidR="0075142F" w:rsidRPr="0075142F">
              <w:rPr>
                <w:rFonts w:ascii="Calibri" w:eastAsia="DengXian" w:hAnsi="Calibri" w:cs="Calibri"/>
                <w:sz w:val="22"/>
                <w:szCs w:val="22"/>
                <w:lang w:eastAsia="zh-CN"/>
              </w:rPr>
              <w:t xml:space="preserve">is Otto Poon Professor of Engineering and Chair Professor of Computer Science and Engineering at the Hong Kong University of Science and Technology (Clear Water Bay). His research focuses on data management, large-scale analytics, and spatial intelligence, aiming to build next-generation systems that connect structured, unstructured, and spatial data. He is an IEEE Fellow and has published over 450 papers in top venues such as VLDB, SIGMOD, ICDE, and TKDE, with more than 21,000 citations. His recent work covers intelligent routing, trajectory prediction, and spatial foundation models, with several papers in </w:t>
            </w:r>
            <w:r w:rsidR="0075142F" w:rsidRPr="0075142F">
              <w:rPr>
                <w:rFonts w:ascii="Calibri" w:eastAsia="DengXian" w:hAnsi="Calibri" w:cs="Calibri"/>
                <w:i/>
                <w:iCs/>
                <w:sz w:val="22"/>
                <w:szCs w:val="22"/>
                <w:lang w:eastAsia="zh-CN"/>
              </w:rPr>
              <w:t>VLDB Journal</w:t>
            </w:r>
            <w:r w:rsidR="0075142F" w:rsidRPr="0075142F">
              <w:rPr>
                <w:rFonts w:ascii="Calibri" w:eastAsia="DengXian" w:hAnsi="Calibri" w:cs="Calibri"/>
                <w:sz w:val="22"/>
                <w:szCs w:val="22"/>
                <w:lang w:eastAsia="zh-CN"/>
              </w:rPr>
              <w:t xml:space="preserve"> and </w:t>
            </w:r>
            <w:r w:rsidR="0075142F" w:rsidRPr="0075142F">
              <w:rPr>
                <w:rFonts w:ascii="Calibri" w:eastAsia="DengXian" w:hAnsi="Calibri" w:cs="Calibri"/>
                <w:i/>
                <w:iCs/>
                <w:sz w:val="22"/>
                <w:szCs w:val="22"/>
                <w:lang w:eastAsia="zh-CN"/>
              </w:rPr>
              <w:t>IEEE TKDE (2024–2025)</w:t>
            </w:r>
            <w:r w:rsidR="0075142F" w:rsidRPr="0075142F">
              <w:rPr>
                <w:rFonts w:ascii="Calibri" w:eastAsia="DengXian" w:hAnsi="Calibri" w:cs="Calibri"/>
                <w:sz w:val="22"/>
                <w:szCs w:val="22"/>
                <w:lang w:eastAsia="zh-CN"/>
              </w:rPr>
              <w:t>. Prof. Zhou has led many collaborations with industry partners such as China Unicom, Huawei, and Meta, and co-directs the HKUST Big Data Institute, advancing AI systems that can understand and make decisions in real-world spatial environments.</w:t>
            </w:r>
          </w:p>
          <w:p w14:paraId="7FD708C2" w14:textId="77777777" w:rsidR="00294BBC" w:rsidRDefault="00294BBC" w:rsidP="00294BBC">
            <w:pPr>
              <w:autoSpaceDE w:val="0"/>
              <w:autoSpaceDN w:val="0"/>
              <w:adjustRightInd w:val="0"/>
              <w:ind w:right="520"/>
              <w:outlineLvl w:val="0"/>
              <w:rPr>
                <w:rFonts w:ascii="Calibri" w:eastAsia="DengXian" w:hAnsi="Calibri" w:cs="Calibri"/>
                <w:sz w:val="22"/>
                <w:szCs w:val="22"/>
                <w:lang w:eastAsia="zh-CN"/>
              </w:rPr>
            </w:pPr>
          </w:p>
          <w:p w14:paraId="7777ED43" w14:textId="77777777" w:rsidR="00294BBC" w:rsidRPr="006D45A2" w:rsidRDefault="00294BBC" w:rsidP="00294BBC">
            <w:pPr>
              <w:pStyle w:val="s3"/>
              <w:spacing w:before="0" w:beforeAutospacing="0" w:after="120" w:afterAutospacing="0"/>
              <w:jc w:val="both"/>
              <w:rPr>
                <w:rFonts w:ascii="Calibri" w:eastAsia="DengXian" w:hAnsi="Calibri" w:cs="Calibri"/>
                <w:sz w:val="22"/>
                <w:szCs w:val="22"/>
              </w:rPr>
            </w:pPr>
            <w:r w:rsidRPr="006D45A2">
              <w:rPr>
                <w:rFonts w:ascii="Calibri" w:eastAsia="DengXian" w:hAnsi="Calibri" w:cs="Calibri" w:hint="eastAsia"/>
                <w:b/>
                <w:bCs/>
                <w:sz w:val="22"/>
                <w:szCs w:val="22"/>
              </w:rPr>
              <w:t>Prof. Yang YUE</w:t>
            </w:r>
            <w:r>
              <w:rPr>
                <w:rFonts w:ascii="Calibri" w:eastAsia="DengXian" w:hAnsi="Calibri" w:cs="Calibri" w:hint="eastAsia"/>
                <w:sz w:val="22"/>
                <w:szCs w:val="22"/>
              </w:rPr>
              <w:t xml:space="preserve"> </w:t>
            </w:r>
            <w:r w:rsidRPr="006D45A2">
              <w:rPr>
                <w:rFonts w:ascii="Calibri" w:eastAsia="DengXian" w:hAnsi="Calibri" w:cs="Calibri"/>
                <w:sz w:val="22"/>
                <w:szCs w:val="22"/>
              </w:rPr>
              <w:t>is a professor of urban informatics at the Thrust of Urban Governance and Design, Hong Kong University of Science and Technology (Guangzhou). Her research and teaching focus on innovations at the intersections of urban big data, Geospatial AI, and social sustainability. Before joining HKUST (GZ), she had been a professor at Shenzhen University and associate professor at the State Key Laboratory of Information Engineering in Surveying, Mapping, and Remote Sensing, Wuhan University. She also serves as an associate editor of Computers, Environment, and Urban Systems, vice chair of the ACM SIGSPATIAL China Chapter. She has led five national research projects over the last decade and authored approximately 100 peer-reviewed articles, including highly-cited works in both English and Chinese. She was recognized as one of the top 20 female innovators by the Chinese Society for Geodesy, Photogrammetry, and Cartography.</w:t>
            </w:r>
          </w:p>
          <w:p w14:paraId="09B0CB24" w14:textId="77777777" w:rsidR="00294BBC" w:rsidRDefault="00294BBC" w:rsidP="00294BBC">
            <w:pPr>
              <w:autoSpaceDE w:val="0"/>
              <w:autoSpaceDN w:val="0"/>
              <w:adjustRightInd w:val="0"/>
              <w:ind w:right="520"/>
              <w:outlineLvl w:val="0"/>
              <w:rPr>
                <w:rFonts w:ascii="Calibri" w:eastAsia="DengXian" w:hAnsi="Calibri" w:cs="Calibri"/>
                <w:b/>
                <w:bCs/>
                <w:sz w:val="22"/>
                <w:szCs w:val="22"/>
                <w:u w:val="single"/>
                <w:lang w:eastAsia="zh-CN"/>
              </w:rPr>
            </w:pPr>
          </w:p>
          <w:p w14:paraId="5E6DDC93" w14:textId="77777777" w:rsidR="00294BBC" w:rsidRDefault="00294BBC" w:rsidP="00294BBC">
            <w:pPr>
              <w:autoSpaceDE w:val="0"/>
              <w:autoSpaceDN w:val="0"/>
              <w:adjustRightInd w:val="0"/>
              <w:ind w:right="520"/>
              <w:outlineLvl w:val="0"/>
              <w:rPr>
                <w:rFonts w:ascii="Calibri" w:eastAsia="DengXian" w:hAnsi="Calibri" w:cs="Calibri"/>
                <w:b/>
                <w:bCs/>
                <w:sz w:val="22"/>
                <w:szCs w:val="22"/>
                <w:u w:val="single"/>
                <w:lang w:eastAsia="zh-CN"/>
              </w:rPr>
            </w:pPr>
            <w:r>
              <w:rPr>
                <w:rFonts w:ascii="Calibri" w:eastAsia="DengXian" w:hAnsi="Calibri" w:cs="Calibri" w:hint="eastAsia"/>
                <w:b/>
                <w:bCs/>
                <w:sz w:val="22"/>
                <w:szCs w:val="22"/>
                <w:u w:val="single"/>
                <w:lang w:eastAsia="zh-CN"/>
              </w:rPr>
              <w:t>Previous major grants:</w:t>
            </w:r>
          </w:p>
          <w:p w14:paraId="37B3CB98" w14:textId="77777777" w:rsidR="00294BBC" w:rsidRDefault="00294BBC" w:rsidP="00294BBC">
            <w:pPr>
              <w:autoSpaceDE w:val="0"/>
              <w:autoSpaceDN w:val="0"/>
              <w:adjustRightInd w:val="0"/>
              <w:ind w:right="520"/>
              <w:outlineLvl w:val="0"/>
              <w:rPr>
                <w:rFonts w:ascii="Calibri" w:eastAsia="DengXian" w:hAnsi="Calibri" w:cs="Calibri"/>
                <w:b/>
                <w:bCs/>
                <w:sz w:val="22"/>
                <w:szCs w:val="22"/>
                <w:u w:val="single"/>
                <w:lang w:eastAsia="zh-CN"/>
              </w:rPr>
            </w:pPr>
          </w:p>
          <w:p w14:paraId="0796580B" w14:textId="77777777" w:rsidR="00294BBC" w:rsidRPr="003E2F26" w:rsidRDefault="00294BBC" w:rsidP="00294BBC">
            <w:pPr>
              <w:autoSpaceDE w:val="0"/>
              <w:autoSpaceDN w:val="0"/>
              <w:adjustRightInd w:val="0"/>
              <w:ind w:right="520"/>
              <w:outlineLvl w:val="0"/>
              <w:rPr>
                <w:rFonts w:ascii="Calibri" w:eastAsia="DengXian" w:hAnsi="Calibri" w:cs="Calibri"/>
                <w:sz w:val="22"/>
                <w:szCs w:val="22"/>
                <w:u w:val="single"/>
                <w:lang w:eastAsia="zh-CN"/>
              </w:rPr>
            </w:pPr>
            <w:r w:rsidRPr="003E2F26">
              <w:rPr>
                <w:rFonts w:ascii="Calibri" w:eastAsia="DengXian" w:hAnsi="Calibri" w:cs="Calibri" w:hint="eastAsia"/>
                <w:sz w:val="22"/>
                <w:szCs w:val="22"/>
                <w:u w:val="single"/>
                <w:lang w:eastAsia="zh-CN"/>
              </w:rPr>
              <w:t>Prof. Xiaofang Zhou:</w:t>
            </w:r>
          </w:p>
          <w:p w14:paraId="2DBC5EF6" w14:textId="77DBDD7A" w:rsidR="00294BBC"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905092">
              <w:rPr>
                <w:rFonts w:ascii="Calibri" w:eastAsia="DengXian" w:hAnsi="Calibri" w:cs="Calibri"/>
                <w:sz w:val="22"/>
                <w:szCs w:val="22"/>
                <w:lang w:eastAsia="zh-CN"/>
              </w:rPr>
              <w:lastRenderedPageBreak/>
              <w:t xml:space="preserve">2023- 2028, High-performance Collaborative Edge Computing Enabling Smart City Applications: Framework and Methodologies, Hong Kong Research Grants Council (Theme based Research Scheme, grant#: T43-513/23-N), HKD 43.7M. Co-PI. </w:t>
            </w:r>
          </w:p>
          <w:p w14:paraId="2E93C95A" w14:textId="77777777" w:rsidR="00294BBC"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905092">
              <w:rPr>
                <w:rFonts w:ascii="Calibri" w:eastAsia="DengXian" w:hAnsi="Calibri" w:cs="Calibri"/>
                <w:sz w:val="22"/>
                <w:szCs w:val="22"/>
                <w:lang w:eastAsia="zh-CN"/>
              </w:rPr>
              <w:t>2023- 2025, Predictive Routing Query Processing in Road Networks, Hong Kong Research Grants Council (GRF, grant# 16202722), HKD 1.1M. PI.</w:t>
            </w:r>
          </w:p>
          <w:p w14:paraId="76A04E32" w14:textId="77777777" w:rsidR="00294BBC" w:rsidRPr="00905092"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905092">
              <w:rPr>
                <w:rFonts w:ascii="Calibri" w:eastAsia="DengXian" w:hAnsi="Calibri" w:cs="Calibri"/>
                <w:sz w:val="22"/>
                <w:szCs w:val="22"/>
                <w:lang w:eastAsia="zh-CN"/>
              </w:rPr>
              <w:t xml:space="preserve"> 2021-2024, A Study on Refined Trajectory Search and Association Analysis Using Large Scale Telecom Tokens, National Natural Science Foundation of China (NSFC), RMB 570K. PI.</w:t>
            </w:r>
          </w:p>
          <w:p w14:paraId="7EE4BF75" w14:textId="77777777" w:rsidR="00294BBC" w:rsidRDefault="00294BBC" w:rsidP="00294BBC">
            <w:pPr>
              <w:tabs>
                <w:tab w:val="left" w:pos="1777"/>
              </w:tabs>
              <w:autoSpaceDE w:val="0"/>
              <w:autoSpaceDN w:val="0"/>
              <w:adjustRightInd w:val="0"/>
              <w:ind w:right="520"/>
              <w:outlineLvl w:val="0"/>
              <w:rPr>
                <w:rFonts w:ascii="Calibri" w:eastAsia="DengXian" w:hAnsi="Calibri" w:cs="Calibri"/>
                <w:sz w:val="22"/>
                <w:szCs w:val="22"/>
                <w:u w:val="single"/>
                <w:lang w:eastAsia="zh-CN"/>
              </w:rPr>
            </w:pPr>
            <w:r w:rsidRPr="003E2F26">
              <w:rPr>
                <w:rFonts w:ascii="Calibri" w:eastAsia="DengXian" w:hAnsi="Calibri" w:cs="Calibri" w:hint="eastAsia"/>
                <w:sz w:val="22"/>
                <w:szCs w:val="22"/>
                <w:u w:val="single"/>
                <w:lang w:eastAsia="zh-CN"/>
              </w:rPr>
              <w:t>Prof. Yang Yue:</w:t>
            </w:r>
          </w:p>
          <w:p w14:paraId="2891EFE7" w14:textId="77777777" w:rsidR="00294BBC" w:rsidRPr="006D45A2"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6D45A2">
              <w:rPr>
                <w:rFonts w:ascii="Calibri" w:eastAsia="DengXian" w:hAnsi="Calibri" w:cs="Calibri"/>
                <w:sz w:val="22"/>
                <w:szCs w:val="22"/>
                <w:lang w:eastAsia="zh-CN"/>
              </w:rPr>
              <w:t>2022-2025, Construction of Urban Spatial Knowledge Graph, National Natural Science Foundation of China</w:t>
            </w:r>
            <w:r w:rsidRPr="00603C41">
              <w:rPr>
                <w:rFonts w:ascii="Calibri" w:eastAsia="DengXian" w:hAnsi="Calibri" w:cs="Calibri"/>
                <w:sz w:val="22"/>
                <w:szCs w:val="22"/>
                <w:lang w:eastAsia="zh-CN"/>
              </w:rPr>
              <w:t>, RMB 560,000</w:t>
            </w:r>
            <w:r>
              <w:rPr>
                <w:rFonts w:ascii="Calibri" w:eastAsia="DengXian" w:hAnsi="Calibri" w:cs="Calibri" w:hint="eastAsia"/>
                <w:sz w:val="22"/>
                <w:szCs w:val="22"/>
                <w:lang w:eastAsia="zh-CN"/>
              </w:rPr>
              <w:t xml:space="preserve">, </w:t>
            </w:r>
            <w:r w:rsidRPr="00603C41">
              <w:rPr>
                <w:rFonts w:ascii="Calibri" w:eastAsia="DengXian" w:hAnsi="Calibri" w:cs="Calibri"/>
                <w:sz w:val="22"/>
                <w:szCs w:val="22"/>
                <w:lang w:eastAsia="zh-CN"/>
              </w:rPr>
              <w:t>PI</w:t>
            </w:r>
          </w:p>
          <w:p w14:paraId="01AD4943" w14:textId="77777777" w:rsidR="00294BBC" w:rsidRPr="006D45A2"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6D45A2">
              <w:rPr>
                <w:rFonts w:ascii="Calibri" w:eastAsia="DengXian" w:hAnsi="Calibri" w:cs="Calibri"/>
                <w:sz w:val="22"/>
                <w:szCs w:val="22"/>
                <w:lang w:eastAsia="zh-CN"/>
              </w:rPr>
              <w:t>2019-2022, Key Technologies and Applications of Multi-Source Data Fusions and Dynamic Monitoring for National Urban Spatial Planning, National Key Research &amp; Development Program of China</w:t>
            </w:r>
            <w:r>
              <w:rPr>
                <w:rFonts w:ascii="Calibri" w:eastAsia="DengXian" w:hAnsi="Calibri" w:cs="Calibri" w:hint="eastAsia"/>
                <w:sz w:val="22"/>
                <w:szCs w:val="22"/>
                <w:lang w:eastAsia="zh-CN"/>
              </w:rPr>
              <w:t>,</w:t>
            </w:r>
            <w:r w:rsidRPr="00913492">
              <w:rPr>
                <w:rFonts w:ascii="Arial" w:hAnsi="Arial" w:cs="Arial"/>
                <w:color w:val="000000"/>
                <w:sz w:val="22"/>
                <w:szCs w:val="22"/>
              </w:rPr>
              <w:t xml:space="preserve"> </w:t>
            </w:r>
            <w:r w:rsidRPr="00913492">
              <w:rPr>
                <w:rFonts w:ascii="Calibri" w:eastAsia="DengXian" w:hAnsi="Calibri" w:cs="Calibri"/>
                <w:sz w:val="22"/>
                <w:szCs w:val="22"/>
                <w:lang w:eastAsia="zh-CN"/>
              </w:rPr>
              <w:t>RMB 17,570,000</w:t>
            </w:r>
            <w:r>
              <w:rPr>
                <w:rFonts w:ascii="Calibri" w:eastAsia="DengXian" w:hAnsi="Calibri" w:cs="Calibri" w:hint="eastAsia"/>
                <w:sz w:val="22"/>
                <w:szCs w:val="22"/>
                <w:lang w:eastAsia="zh-CN"/>
              </w:rPr>
              <w:t xml:space="preserve">, </w:t>
            </w:r>
            <w:r w:rsidRPr="00603C41">
              <w:rPr>
                <w:rFonts w:ascii="Calibri" w:eastAsia="DengXian" w:hAnsi="Calibri" w:cs="Calibri"/>
                <w:sz w:val="22"/>
                <w:szCs w:val="22"/>
                <w:lang w:eastAsia="zh-CN"/>
              </w:rPr>
              <w:t>PI</w:t>
            </w:r>
          </w:p>
          <w:p w14:paraId="6FE048BB" w14:textId="77777777" w:rsidR="00294BBC" w:rsidRPr="006D45A2"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6D45A2">
              <w:rPr>
                <w:rFonts w:ascii="Calibri" w:eastAsia="DengXian" w:hAnsi="Calibri" w:cs="Calibri"/>
                <w:sz w:val="22"/>
                <w:szCs w:val="22"/>
                <w:lang w:eastAsia="zh-CN"/>
              </w:rPr>
              <w:t>2017-2020, Modeling of Spatial-Choice Behavior: A Big Data-Driven Approach, National Natural Science Foundation of China</w:t>
            </w:r>
            <w:r>
              <w:rPr>
                <w:rFonts w:ascii="Calibri" w:eastAsia="DengXian" w:hAnsi="Calibri" w:cs="Calibri" w:hint="eastAsia"/>
                <w:sz w:val="22"/>
                <w:szCs w:val="22"/>
                <w:lang w:eastAsia="zh-CN"/>
              </w:rPr>
              <w:t>,</w:t>
            </w:r>
            <w:r w:rsidRPr="004F5C01">
              <w:rPr>
                <w:rFonts w:ascii="Arial" w:hAnsi="Arial" w:cs="Arial"/>
                <w:color w:val="000000"/>
                <w:sz w:val="22"/>
                <w:szCs w:val="22"/>
              </w:rPr>
              <w:t xml:space="preserve"> </w:t>
            </w:r>
            <w:r w:rsidRPr="004F5C01">
              <w:rPr>
                <w:rFonts w:ascii="Calibri" w:eastAsia="DengXian" w:hAnsi="Calibri" w:cs="Calibri"/>
                <w:sz w:val="22"/>
                <w:szCs w:val="22"/>
                <w:lang w:eastAsia="zh-CN"/>
              </w:rPr>
              <w:t>RMB 650,000</w:t>
            </w:r>
            <w:r>
              <w:rPr>
                <w:rFonts w:ascii="Calibri" w:eastAsia="DengXian" w:hAnsi="Calibri" w:cs="Calibri" w:hint="eastAsia"/>
                <w:sz w:val="22"/>
                <w:szCs w:val="22"/>
                <w:lang w:eastAsia="zh-CN"/>
              </w:rPr>
              <w:t xml:space="preserve">, </w:t>
            </w:r>
            <w:r w:rsidRPr="00603C41">
              <w:rPr>
                <w:rFonts w:ascii="Calibri" w:eastAsia="DengXian" w:hAnsi="Calibri" w:cs="Calibri"/>
                <w:sz w:val="22"/>
                <w:szCs w:val="22"/>
                <w:lang w:eastAsia="zh-CN"/>
              </w:rPr>
              <w:t>PI</w:t>
            </w:r>
          </w:p>
          <w:p w14:paraId="0A533363" w14:textId="77777777" w:rsidR="00294BBC"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sidRPr="006D45A2">
              <w:rPr>
                <w:rFonts w:ascii="Calibri" w:eastAsia="DengXian" w:hAnsi="Calibri" w:cs="Calibri"/>
                <w:sz w:val="22"/>
                <w:szCs w:val="22"/>
                <w:lang w:eastAsia="zh-CN"/>
              </w:rPr>
              <w:t>2017-2018, Exploring the Inter-Generational Trends in Daily Travel Behaviour in Hong Kong and Shenzhen, Co-I, Hong Kong Research Grant Council (PI: Wang Donggen, Hong Kong Baptist University)</w:t>
            </w:r>
            <w:r>
              <w:rPr>
                <w:rFonts w:ascii="Calibri" w:eastAsia="DengXian" w:hAnsi="Calibri" w:cs="Calibri" w:hint="eastAsia"/>
                <w:sz w:val="22"/>
                <w:szCs w:val="22"/>
                <w:lang w:eastAsia="zh-CN"/>
              </w:rPr>
              <w:t xml:space="preserve"> </w:t>
            </w:r>
          </w:p>
          <w:p w14:paraId="34E71456" w14:textId="77777777" w:rsidR="00294BBC" w:rsidRPr="00997B2C" w:rsidRDefault="00294BBC" w:rsidP="00610B01">
            <w:pPr>
              <w:pStyle w:val="aa"/>
              <w:numPr>
                <w:ilvl w:val="0"/>
                <w:numId w:val="20"/>
              </w:numPr>
              <w:autoSpaceDE w:val="0"/>
              <w:autoSpaceDN w:val="0"/>
              <w:adjustRightInd w:val="0"/>
              <w:ind w:left="728" w:right="520" w:hanging="360"/>
              <w:outlineLvl w:val="0"/>
              <w:rPr>
                <w:rFonts w:ascii="Calibri" w:eastAsia="DengXian" w:hAnsi="Calibri" w:cs="Calibri"/>
                <w:sz w:val="22"/>
                <w:szCs w:val="22"/>
                <w:lang w:eastAsia="zh-CN"/>
              </w:rPr>
            </w:pPr>
            <w:r>
              <w:rPr>
                <w:rFonts w:ascii="Calibri" w:eastAsia="DengXian" w:hAnsi="Calibri" w:cs="Calibri" w:hint="eastAsia"/>
                <w:sz w:val="22"/>
                <w:szCs w:val="22"/>
                <w:lang w:eastAsia="zh-CN"/>
              </w:rPr>
              <w:t xml:space="preserve">2012-2015, </w:t>
            </w:r>
            <w:r w:rsidRPr="00997B2C">
              <w:rPr>
                <w:rFonts w:ascii="Calibri" w:eastAsia="DengXian" w:hAnsi="Calibri" w:cs="Calibri"/>
                <w:sz w:val="22"/>
                <w:szCs w:val="22"/>
                <w:lang w:eastAsia="zh-CN"/>
              </w:rPr>
              <w:t>Moving Object-Based Streaming Analytics for Fast Traffic Anomaly Detection</w:t>
            </w:r>
            <w:r>
              <w:rPr>
                <w:rFonts w:ascii="Calibri" w:eastAsia="DengXian" w:hAnsi="Calibri" w:cs="Calibri" w:hint="eastAsia"/>
                <w:sz w:val="22"/>
                <w:szCs w:val="22"/>
                <w:lang w:eastAsia="zh-CN"/>
              </w:rPr>
              <w:t>，</w:t>
            </w:r>
            <w:r w:rsidRPr="006D45A2">
              <w:rPr>
                <w:rFonts w:ascii="Calibri" w:eastAsia="DengXian" w:hAnsi="Calibri" w:cs="Calibri"/>
                <w:sz w:val="22"/>
                <w:szCs w:val="22"/>
                <w:lang w:eastAsia="zh-CN"/>
              </w:rPr>
              <w:t>National Natural Science Foundation of China</w:t>
            </w:r>
            <w:r w:rsidRPr="00603C41">
              <w:rPr>
                <w:rFonts w:ascii="Calibri" w:eastAsia="DengXian" w:hAnsi="Calibri" w:cs="Calibri"/>
                <w:sz w:val="22"/>
                <w:szCs w:val="22"/>
                <w:lang w:eastAsia="zh-CN"/>
              </w:rPr>
              <w:t>, RMB 60</w:t>
            </w:r>
            <w:r>
              <w:rPr>
                <w:rFonts w:ascii="Calibri" w:eastAsia="DengXian" w:hAnsi="Calibri" w:cs="Calibri" w:hint="eastAsia"/>
                <w:sz w:val="22"/>
                <w:szCs w:val="22"/>
                <w:lang w:eastAsia="zh-CN"/>
              </w:rPr>
              <w:t>0</w:t>
            </w:r>
            <w:r w:rsidRPr="00603C41">
              <w:rPr>
                <w:rFonts w:ascii="Calibri" w:eastAsia="DengXian" w:hAnsi="Calibri" w:cs="Calibri"/>
                <w:sz w:val="22"/>
                <w:szCs w:val="22"/>
                <w:lang w:eastAsia="zh-CN"/>
              </w:rPr>
              <w:t>,000</w:t>
            </w:r>
            <w:r>
              <w:rPr>
                <w:rFonts w:ascii="Calibri" w:eastAsia="DengXian" w:hAnsi="Calibri" w:cs="Calibri" w:hint="eastAsia"/>
                <w:sz w:val="22"/>
                <w:szCs w:val="22"/>
                <w:lang w:eastAsia="zh-CN"/>
              </w:rPr>
              <w:t xml:space="preserve">, </w:t>
            </w:r>
            <w:r w:rsidRPr="00603C41">
              <w:rPr>
                <w:rFonts w:ascii="Calibri" w:eastAsia="DengXian" w:hAnsi="Calibri" w:cs="Calibri"/>
                <w:sz w:val="22"/>
                <w:szCs w:val="22"/>
                <w:lang w:eastAsia="zh-CN"/>
              </w:rPr>
              <w:t>PI</w:t>
            </w:r>
          </w:p>
          <w:p w14:paraId="20040A00" w14:textId="77777777" w:rsidR="00294BBC" w:rsidRPr="00AA0903" w:rsidRDefault="00294BBC" w:rsidP="00294BBC">
            <w:pPr>
              <w:autoSpaceDE w:val="0"/>
              <w:autoSpaceDN w:val="0"/>
              <w:adjustRightInd w:val="0"/>
              <w:ind w:right="520"/>
              <w:outlineLvl w:val="0"/>
              <w:rPr>
                <w:rFonts w:ascii="Calibri" w:eastAsia="DengXian" w:hAnsi="Calibri" w:cs="Calibri"/>
                <w:b/>
                <w:bCs/>
                <w:sz w:val="22"/>
                <w:szCs w:val="22"/>
                <w:u w:val="single"/>
                <w:lang w:eastAsia="zh-CN"/>
              </w:rPr>
            </w:pPr>
          </w:p>
          <w:p w14:paraId="560064E9" w14:textId="77777777" w:rsidR="00294BBC" w:rsidRPr="00AA0903" w:rsidRDefault="00294BBC" w:rsidP="00294BBC">
            <w:pPr>
              <w:autoSpaceDE w:val="0"/>
              <w:autoSpaceDN w:val="0"/>
              <w:adjustRightInd w:val="0"/>
              <w:ind w:right="520"/>
              <w:outlineLvl w:val="0"/>
              <w:rPr>
                <w:rFonts w:ascii="Calibri" w:eastAsia="DengXian" w:hAnsi="Calibri" w:cs="Calibri"/>
                <w:b/>
                <w:bCs/>
                <w:sz w:val="22"/>
                <w:szCs w:val="22"/>
                <w:u w:val="single"/>
                <w:lang w:eastAsia="zh-CN"/>
              </w:rPr>
            </w:pPr>
            <w:r>
              <w:rPr>
                <w:rFonts w:ascii="Calibri" w:eastAsia="DengXian" w:hAnsi="Calibri" w:cs="Calibri" w:hint="eastAsia"/>
                <w:b/>
                <w:bCs/>
                <w:sz w:val="22"/>
                <w:szCs w:val="22"/>
                <w:u w:val="single"/>
                <w:lang w:eastAsia="zh-CN"/>
              </w:rPr>
              <w:t>Related Publications:</w:t>
            </w:r>
          </w:p>
          <w:p w14:paraId="682C2059" w14:textId="77777777" w:rsidR="00294BBC" w:rsidRDefault="00294BBC" w:rsidP="00294BBC">
            <w:pPr>
              <w:autoSpaceDE w:val="0"/>
              <w:autoSpaceDN w:val="0"/>
              <w:adjustRightInd w:val="0"/>
              <w:ind w:right="520"/>
              <w:outlineLvl w:val="0"/>
              <w:rPr>
                <w:rFonts w:ascii="Calibri" w:eastAsia="DengXian" w:hAnsi="Calibri" w:cs="Calibri"/>
                <w:sz w:val="22"/>
                <w:szCs w:val="22"/>
                <w:u w:val="single"/>
                <w:lang w:eastAsia="zh-CN"/>
              </w:rPr>
            </w:pPr>
          </w:p>
          <w:p w14:paraId="009739F1" w14:textId="6DA41110" w:rsidR="002B7065" w:rsidRPr="00A96976" w:rsidRDefault="00294BBC" w:rsidP="00A96976">
            <w:pPr>
              <w:autoSpaceDE w:val="0"/>
              <w:autoSpaceDN w:val="0"/>
              <w:adjustRightInd w:val="0"/>
              <w:ind w:right="520"/>
              <w:outlineLvl w:val="0"/>
              <w:rPr>
                <w:rFonts w:ascii="Calibri" w:eastAsia="DengXian" w:hAnsi="Calibri" w:cs="Calibri"/>
                <w:sz w:val="22"/>
                <w:szCs w:val="22"/>
                <w:u w:val="single"/>
                <w:lang w:eastAsia="zh-CN"/>
              </w:rPr>
            </w:pPr>
            <w:r w:rsidRPr="003E2F26">
              <w:rPr>
                <w:rFonts w:ascii="Calibri" w:eastAsia="DengXian" w:hAnsi="Calibri" w:cs="Calibri" w:hint="eastAsia"/>
                <w:sz w:val="22"/>
                <w:szCs w:val="22"/>
                <w:u w:val="single"/>
                <w:lang w:eastAsia="zh-CN"/>
              </w:rPr>
              <w:t>Prof. Xiaofang Zhou:</w:t>
            </w:r>
          </w:p>
          <w:p w14:paraId="5F191B46" w14:textId="0AED3D09" w:rsidR="002B7065" w:rsidRDefault="002B7065" w:rsidP="006B4375">
            <w:pPr>
              <w:pStyle w:val="aa"/>
              <w:numPr>
                <w:ilvl w:val="0"/>
                <w:numId w:val="27"/>
              </w:numPr>
              <w:contextualSpacing/>
              <w:rPr>
                <w:rFonts w:asciiTheme="minorHAnsi" w:hAnsiTheme="minorHAnsi" w:cstheme="minorHAnsi"/>
                <w:bCs/>
                <w:color w:val="000000"/>
                <w:sz w:val="22"/>
                <w:szCs w:val="22"/>
              </w:rPr>
            </w:pPr>
            <w:r>
              <w:rPr>
                <w:rFonts w:asciiTheme="minorHAnsi" w:hAnsiTheme="minorHAnsi" w:cstheme="minorHAnsi"/>
                <w:bCs/>
                <w:color w:val="000000"/>
                <w:sz w:val="22"/>
                <w:szCs w:val="22"/>
                <w:lang w:eastAsia="zh-CN"/>
              </w:rPr>
              <w:t>Journal</w:t>
            </w:r>
            <w:r>
              <w:rPr>
                <w:rFonts w:asciiTheme="minorHAnsi" w:hAnsiTheme="minorHAnsi" w:cstheme="minorHAnsi" w:hint="eastAsia"/>
                <w:bCs/>
                <w:color w:val="000000"/>
                <w:sz w:val="22"/>
                <w:szCs w:val="22"/>
                <w:lang w:eastAsia="zh-CN"/>
              </w:rPr>
              <w:t xml:space="preserve"> </w:t>
            </w:r>
            <w:r w:rsidR="006B4375">
              <w:rPr>
                <w:rFonts w:asciiTheme="minorHAnsi" w:hAnsiTheme="minorHAnsi" w:cstheme="minorHAnsi" w:hint="eastAsia"/>
                <w:bCs/>
                <w:color w:val="000000"/>
                <w:sz w:val="22"/>
                <w:szCs w:val="22"/>
                <w:lang w:eastAsia="zh-CN"/>
              </w:rPr>
              <w:t>Articles</w:t>
            </w:r>
            <w:r>
              <w:rPr>
                <w:rFonts w:asciiTheme="minorHAnsi" w:hAnsiTheme="minorHAnsi" w:cstheme="minorHAnsi" w:hint="eastAsia"/>
                <w:bCs/>
                <w:color w:val="000000"/>
                <w:sz w:val="22"/>
                <w:szCs w:val="22"/>
                <w:lang w:eastAsia="zh-CN"/>
              </w:rPr>
              <w:t xml:space="preserve">: </w:t>
            </w:r>
          </w:p>
          <w:p w14:paraId="63C77918" w14:textId="3CD8BAEA"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 xml:space="preserve">Li, J., An, Q., Song, Y., Xiong, X., Li, L., Jin, F., &amp; Zhou, X. (2025). Route Optimization with Collective Spatial Keywords: A Skyline-based Approach. </w:t>
            </w:r>
            <w:r w:rsidR="00225B40" w:rsidRPr="00225B40">
              <w:rPr>
                <w:rFonts w:asciiTheme="minorHAnsi" w:hAnsiTheme="minorHAnsi" w:cstheme="minorHAnsi"/>
                <w:bCs/>
                <w:color w:val="000000"/>
                <w:sz w:val="22"/>
                <w:szCs w:val="22"/>
              </w:rPr>
              <w:t>The International Journal on Very Large Data Bases</w:t>
            </w:r>
            <w:r w:rsidRPr="00A96976">
              <w:rPr>
                <w:rFonts w:asciiTheme="minorHAnsi" w:hAnsiTheme="minorHAnsi" w:cstheme="minorHAnsi"/>
                <w:bCs/>
                <w:color w:val="000000"/>
                <w:sz w:val="22"/>
                <w:szCs w:val="22"/>
              </w:rPr>
              <w:t>, 34, 61.</w:t>
            </w:r>
          </w:p>
          <w:p w14:paraId="767D66A8" w14:textId="1A0B443E"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Li, S., Cui, Y., Xu, J., Li, L., Meng, L., Yang, W., Zhang, F., &amp; Zhou, X. (2025). Unifying Lane-Level Traffic Prediction from a Graph Structural Perspective: Benchmark and Baseline. IEEE Transactions on Knowledge and Data Engineering, 37(9), 5699–5718.</w:t>
            </w:r>
          </w:p>
          <w:p w14:paraId="43D82C2C" w14:textId="77EB7EA1"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Zhang, M., Zhou, X., Li, L., &amp; Zhou, X. (2025). Partitioned Dynamic Hub Labeling for Large Road Networks. IEEE Transactions on Knowledge and Data Engineering, 37(5), 2784–2801.</w:t>
            </w:r>
          </w:p>
          <w:p w14:paraId="57237876" w14:textId="7FEB4A7F"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Xu, Y., Li, L., Zhang, M., Xu, Z., &amp; Zhou, X. (2024). Global Optimal Travel Planning for Massive Travel Queries in Road Networks. IEEE Transactions on Knowledge and Data Engineering, 36(12), 8377–8394.</w:t>
            </w:r>
          </w:p>
          <w:p w14:paraId="1E88535C" w14:textId="10D90DF7" w:rsid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Zhao, J., Xu, J., Xu, Y., Fang, J., Chao, P., &amp; Zhou, X. (2024). CCML: Curriculum and Contrastive Learning Enhanced Meta-Learner for Spatial Personalized Trajectory Prediction. IEEE Transactions on Knowledge and Data Engineering, 36(9), 4499–4514.</w:t>
            </w:r>
          </w:p>
          <w:p w14:paraId="43200923" w14:textId="71CA1ECE" w:rsidR="006B4375" w:rsidRPr="00A96976" w:rsidRDefault="006B4375" w:rsidP="006B4375">
            <w:pPr>
              <w:pStyle w:val="aa"/>
              <w:numPr>
                <w:ilvl w:val="0"/>
                <w:numId w:val="27"/>
              </w:numPr>
              <w:contextualSpacing/>
              <w:rPr>
                <w:rFonts w:asciiTheme="minorHAnsi" w:hAnsiTheme="minorHAnsi" w:cstheme="minorHAnsi"/>
                <w:bCs/>
                <w:color w:val="000000"/>
                <w:sz w:val="22"/>
                <w:szCs w:val="22"/>
              </w:rPr>
            </w:pPr>
            <w:r>
              <w:rPr>
                <w:rFonts w:asciiTheme="minorHAnsi" w:hAnsiTheme="minorHAnsi" w:cstheme="minorHAnsi" w:hint="eastAsia"/>
                <w:bCs/>
                <w:color w:val="000000"/>
                <w:sz w:val="22"/>
                <w:szCs w:val="22"/>
                <w:lang w:eastAsia="zh-CN"/>
              </w:rPr>
              <w:t xml:space="preserve">Conference </w:t>
            </w:r>
            <w:r>
              <w:rPr>
                <w:rFonts w:asciiTheme="minorHAnsi" w:hAnsiTheme="minorHAnsi" w:cstheme="minorHAnsi"/>
                <w:bCs/>
                <w:color w:val="000000"/>
                <w:sz w:val="22"/>
                <w:szCs w:val="22"/>
                <w:lang w:eastAsia="zh-CN"/>
              </w:rPr>
              <w:t>Papers</w:t>
            </w:r>
          </w:p>
          <w:p w14:paraId="6EF2B222" w14:textId="6D17EE38"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 xml:space="preserve">Zhao, J., Li, L., Zhang, M., Ma, H., &amp; Zhou, X. (2025). A Just-In-Time Framework for Routing-Oriented Traffic Prediction. </w:t>
            </w:r>
            <w:r w:rsidR="008224EE" w:rsidRPr="008224EE">
              <w:rPr>
                <w:rFonts w:asciiTheme="minorHAnsi" w:hAnsiTheme="minorHAnsi" w:cstheme="minorHAnsi"/>
                <w:color w:val="000000"/>
                <w:sz w:val="22"/>
                <w:szCs w:val="22"/>
              </w:rPr>
              <w:t>IEEE International Conference on Data Engineering</w:t>
            </w:r>
            <w:r w:rsidR="00387AE8">
              <w:rPr>
                <w:rFonts w:asciiTheme="minorHAnsi" w:hAnsiTheme="minorHAnsi" w:cstheme="minorHAnsi" w:hint="eastAsia"/>
                <w:color w:val="000000"/>
                <w:sz w:val="22"/>
                <w:szCs w:val="22"/>
                <w:lang w:eastAsia="zh-CN"/>
              </w:rPr>
              <w:t xml:space="preserve"> (ICDE)</w:t>
            </w:r>
            <w:r w:rsidR="008224EE">
              <w:rPr>
                <w:rFonts w:asciiTheme="minorHAnsi" w:hAnsiTheme="minorHAnsi" w:cstheme="minorHAnsi" w:hint="eastAsia"/>
                <w:bCs/>
                <w:color w:val="000000"/>
                <w:sz w:val="22"/>
                <w:szCs w:val="22"/>
                <w:lang w:eastAsia="zh-CN"/>
              </w:rPr>
              <w:t xml:space="preserve"> </w:t>
            </w:r>
            <w:r w:rsidRPr="00A96976">
              <w:rPr>
                <w:rFonts w:asciiTheme="minorHAnsi" w:hAnsiTheme="minorHAnsi" w:cstheme="minorHAnsi"/>
                <w:bCs/>
                <w:color w:val="000000"/>
                <w:sz w:val="22"/>
                <w:szCs w:val="22"/>
              </w:rPr>
              <w:t>2025.</w:t>
            </w:r>
          </w:p>
          <w:p w14:paraId="6FA8A7A7" w14:textId="46E8FFD1"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 xml:space="preserve">Xu, Z., Li, L., Zhang, M., Xu, Y., &amp; Zhou, X. (2025). Ultra-Flexible, Explainable, and Scalable Traffic Prediction with Dynamic Future Routes. </w:t>
            </w:r>
            <w:r w:rsidR="008224EE" w:rsidRPr="008224EE">
              <w:rPr>
                <w:rFonts w:asciiTheme="minorHAnsi" w:hAnsiTheme="minorHAnsi" w:cstheme="minorHAnsi"/>
                <w:color w:val="000000"/>
                <w:sz w:val="22"/>
                <w:szCs w:val="22"/>
              </w:rPr>
              <w:t>IEEE International Conference on Data Engineering</w:t>
            </w:r>
            <w:r w:rsidR="008224EE" w:rsidRPr="00A96976">
              <w:rPr>
                <w:rFonts w:asciiTheme="minorHAnsi" w:hAnsiTheme="minorHAnsi" w:cstheme="minorHAnsi"/>
                <w:bCs/>
                <w:color w:val="000000"/>
                <w:sz w:val="22"/>
                <w:szCs w:val="22"/>
              </w:rPr>
              <w:t xml:space="preserve"> </w:t>
            </w:r>
            <w:r w:rsidR="00387AE8">
              <w:rPr>
                <w:rFonts w:asciiTheme="minorHAnsi" w:hAnsiTheme="minorHAnsi" w:cstheme="minorHAnsi" w:hint="eastAsia"/>
                <w:bCs/>
                <w:color w:val="000000"/>
                <w:sz w:val="22"/>
                <w:szCs w:val="22"/>
                <w:lang w:eastAsia="zh-CN"/>
              </w:rPr>
              <w:t xml:space="preserve">(ICDE) </w:t>
            </w:r>
            <w:r w:rsidRPr="00A96976">
              <w:rPr>
                <w:rFonts w:asciiTheme="minorHAnsi" w:hAnsiTheme="minorHAnsi" w:cstheme="minorHAnsi"/>
                <w:bCs/>
                <w:color w:val="000000"/>
                <w:sz w:val="22"/>
                <w:szCs w:val="22"/>
              </w:rPr>
              <w:t>2025.</w:t>
            </w:r>
          </w:p>
          <w:p w14:paraId="3434A1B0" w14:textId="4DDCD27C" w:rsidR="00A96976" w:rsidRPr="00A96976"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t xml:space="preserve">Zhou, X., Zhang, M., Li, L., &amp; Zhou, X. (2025). High Throughput Shortest Distance Query Processing on Large Dynamic Road Networks. </w:t>
            </w:r>
            <w:r w:rsidR="008224EE" w:rsidRPr="008224EE">
              <w:rPr>
                <w:rFonts w:asciiTheme="minorHAnsi" w:hAnsiTheme="minorHAnsi" w:cstheme="minorHAnsi"/>
                <w:color w:val="000000"/>
                <w:sz w:val="22"/>
                <w:szCs w:val="22"/>
              </w:rPr>
              <w:t>IEEE International Conference on Data Engineering</w:t>
            </w:r>
            <w:r w:rsidR="00387AE8">
              <w:rPr>
                <w:rFonts w:asciiTheme="minorHAnsi" w:hAnsiTheme="minorHAnsi" w:cstheme="minorHAnsi" w:hint="eastAsia"/>
                <w:color w:val="000000"/>
                <w:sz w:val="22"/>
                <w:szCs w:val="22"/>
                <w:lang w:eastAsia="zh-CN"/>
              </w:rPr>
              <w:t xml:space="preserve"> (ICDE)</w:t>
            </w:r>
            <w:r w:rsidR="008224EE" w:rsidRPr="00A96976">
              <w:rPr>
                <w:rFonts w:asciiTheme="minorHAnsi" w:hAnsiTheme="minorHAnsi" w:cstheme="minorHAnsi"/>
                <w:bCs/>
                <w:color w:val="000000"/>
                <w:sz w:val="22"/>
                <w:szCs w:val="22"/>
              </w:rPr>
              <w:t xml:space="preserve"> </w:t>
            </w:r>
            <w:r w:rsidRPr="00A96976">
              <w:rPr>
                <w:rFonts w:asciiTheme="minorHAnsi" w:hAnsiTheme="minorHAnsi" w:cstheme="minorHAnsi"/>
                <w:bCs/>
                <w:color w:val="000000"/>
                <w:sz w:val="22"/>
                <w:szCs w:val="22"/>
              </w:rPr>
              <w:t>2025.</w:t>
            </w:r>
          </w:p>
          <w:p w14:paraId="4B50BA5C" w14:textId="5B1964BA" w:rsidR="00610B01" w:rsidRPr="000140A5" w:rsidRDefault="00A96976" w:rsidP="00A96976">
            <w:pPr>
              <w:pStyle w:val="aa"/>
              <w:numPr>
                <w:ilvl w:val="0"/>
                <w:numId w:val="19"/>
              </w:numPr>
              <w:contextualSpacing/>
              <w:rPr>
                <w:rFonts w:asciiTheme="minorHAnsi" w:hAnsiTheme="minorHAnsi" w:cstheme="minorHAnsi"/>
                <w:bCs/>
                <w:color w:val="000000"/>
                <w:sz w:val="22"/>
                <w:szCs w:val="22"/>
              </w:rPr>
            </w:pPr>
            <w:r w:rsidRPr="00A96976">
              <w:rPr>
                <w:rFonts w:asciiTheme="minorHAnsi" w:hAnsiTheme="minorHAnsi" w:cstheme="minorHAnsi"/>
                <w:bCs/>
                <w:color w:val="000000"/>
                <w:sz w:val="22"/>
                <w:szCs w:val="22"/>
              </w:rPr>
              <w:lastRenderedPageBreak/>
              <w:t xml:space="preserve">Li, S., Cui, Y., Xu, J., Zhao, J., Yang, W., Zhang, F., &amp; Zhou, X. (2024). Seeing the Forest for the Trees: Road-Level Insights Assisted Lane-Level Traffic Prediction. </w:t>
            </w:r>
            <w:r w:rsidR="00E848FB" w:rsidRPr="00E848FB">
              <w:rPr>
                <w:rFonts w:asciiTheme="minorHAnsi" w:hAnsiTheme="minorHAnsi" w:cstheme="minorHAnsi"/>
                <w:bCs/>
                <w:color w:val="000000"/>
                <w:sz w:val="22"/>
                <w:szCs w:val="22"/>
              </w:rPr>
              <w:t>The</w:t>
            </w:r>
            <w:r w:rsidR="00E848FB" w:rsidRPr="00E848FB">
              <w:rPr>
                <w:rFonts w:asciiTheme="minorHAnsi" w:hAnsiTheme="minorHAnsi" w:cstheme="minorHAnsi"/>
                <w:color w:val="000000"/>
                <w:sz w:val="22"/>
                <w:szCs w:val="22"/>
              </w:rPr>
              <w:t> Conference on Information and Knowledge Management</w:t>
            </w:r>
            <w:r w:rsidR="00387AE8">
              <w:rPr>
                <w:rFonts w:asciiTheme="minorHAnsi" w:hAnsiTheme="minorHAnsi" w:cstheme="minorHAnsi" w:hint="eastAsia"/>
                <w:color w:val="000000"/>
                <w:sz w:val="22"/>
                <w:szCs w:val="22"/>
                <w:lang w:eastAsia="zh-CN"/>
              </w:rPr>
              <w:t xml:space="preserve"> (CIKM)</w:t>
            </w:r>
            <w:r w:rsidR="00E848FB" w:rsidRPr="00E848FB">
              <w:rPr>
                <w:rFonts w:asciiTheme="minorHAnsi" w:hAnsiTheme="minorHAnsi" w:cstheme="minorHAnsi"/>
                <w:bCs/>
                <w:color w:val="000000"/>
                <w:sz w:val="22"/>
                <w:szCs w:val="22"/>
              </w:rPr>
              <w:t xml:space="preserve"> </w:t>
            </w:r>
            <w:r w:rsidRPr="00A96976">
              <w:rPr>
                <w:rFonts w:asciiTheme="minorHAnsi" w:hAnsiTheme="minorHAnsi" w:cstheme="minorHAnsi"/>
                <w:bCs/>
                <w:color w:val="000000"/>
                <w:sz w:val="22"/>
                <w:szCs w:val="22"/>
              </w:rPr>
              <w:t>2024.</w:t>
            </w:r>
          </w:p>
          <w:p w14:paraId="2AAB7B50" w14:textId="77777777" w:rsidR="00294BBC" w:rsidRDefault="00294BBC" w:rsidP="00294BBC">
            <w:pPr>
              <w:autoSpaceDE w:val="0"/>
              <w:autoSpaceDN w:val="0"/>
              <w:adjustRightInd w:val="0"/>
              <w:ind w:right="520"/>
              <w:outlineLvl w:val="0"/>
              <w:rPr>
                <w:rFonts w:ascii="Calibri" w:eastAsia="DengXian" w:hAnsi="Calibri" w:cs="Calibri"/>
                <w:sz w:val="22"/>
                <w:szCs w:val="22"/>
                <w:lang w:eastAsia="zh-CN"/>
              </w:rPr>
            </w:pPr>
          </w:p>
          <w:p w14:paraId="313B4417" w14:textId="77777777" w:rsidR="00610B01" w:rsidRDefault="00610B01" w:rsidP="00294BBC">
            <w:pPr>
              <w:autoSpaceDE w:val="0"/>
              <w:autoSpaceDN w:val="0"/>
              <w:adjustRightInd w:val="0"/>
              <w:ind w:right="520"/>
              <w:outlineLvl w:val="0"/>
              <w:rPr>
                <w:rFonts w:ascii="Calibri" w:eastAsia="DengXian" w:hAnsi="Calibri" w:cs="Calibri"/>
                <w:b/>
                <w:bCs/>
                <w:sz w:val="22"/>
                <w:szCs w:val="22"/>
                <w:u w:val="single"/>
                <w:lang w:eastAsia="zh-CN"/>
              </w:rPr>
            </w:pPr>
          </w:p>
          <w:p w14:paraId="0FA685AE" w14:textId="77777777" w:rsidR="00294BBC" w:rsidRDefault="00294BBC" w:rsidP="00294BBC">
            <w:pPr>
              <w:tabs>
                <w:tab w:val="left" w:pos="1777"/>
              </w:tabs>
              <w:autoSpaceDE w:val="0"/>
              <w:autoSpaceDN w:val="0"/>
              <w:adjustRightInd w:val="0"/>
              <w:ind w:right="520"/>
              <w:outlineLvl w:val="0"/>
              <w:rPr>
                <w:rFonts w:ascii="Calibri" w:eastAsia="DengXian" w:hAnsi="Calibri" w:cs="Calibri"/>
                <w:sz w:val="22"/>
                <w:szCs w:val="22"/>
                <w:u w:val="single"/>
                <w:lang w:eastAsia="zh-CN"/>
              </w:rPr>
            </w:pPr>
            <w:r w:rsidRPr="003E2F26">
              <w:rPr>
                <w:rFonts w:ascii="Calibri" w:eastAsia="DengXian" w:hAnsi="Calibri" w:cs="Calibri" w:hint="eastAsia"/>
                <w:sz w:val="22"/>
                <w:szCs w:val="22"/>
                <w:u w:val="single"/>
                <w:lang w:eastAsia="zh-CN"/>
              </w:rPr>
              <w:t>Prof. Yang Yue:</w:t>
            </w:r>
          </w:p>
          <w:p w14:paraId="026320FB"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Huang, F., Lv, J. R., Li, G. L., &amp; Yue, Y.* (2025). SPOK: tokenizing geographic space for enhanced spatial reasoning in GeoAI. International Journal of Geographical Information Science, 1–41.</w:t>
            </w:r>
          </w:p>
          <w:p w14:paraId="2FF4FC93"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Yue, Y., Yan, G., Lan, T. et al. (2025) Shaping future sustainable cities with AI-powered urban informatics: Toward human-AI symbiosis. Computational Urban Science. 5, 31. https://doi.org/10.1007/s43762-025-00190-0</w:t>
            </w:r>
          </w:p>
          <w:p w14:paraId="648A6081"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 xml:space="preserve">Huang, F., Lv, J., &amp; Yue, Y*. (2024). Jointly spatial-temporal representation learning for individual trajectories. </w:t>
            </w:r>
            <w:r w:rsidRPr="000140A5">
              <w:rPr>
                <w:rFonts w:asciiTheme="minorHAnsi" w:hAnsiTheme="minorHAnsi" w:cstheme="minorHAnsi"/>
                <w:bCs/>
                <w:i/>
                <w:iCs/>
                <w:color w:val="000000"/>
                <w:sz w:val="22"/>
                <w:szCs w:val="22"/>
              </w:rPr>
              <w:t>Computers, Environment and Urban Systems</w:t>
            </w:r>
            <w:r w:rsidRPr="000140A5">
              <w:rPr>
                <w:rFonts w:asciiTheme="minorHAnsi" w:hAnsiTheme="minorHAnsi" w:cstheme="minorHAnsi"/>
                <w:bCs/>
                <w:color w:val="000000"/>
                <w:sz w:val="22"/>
                <w:szCs w:val="22"/>
              </w:rPr>
              <w:t xml:space="preserve">, 112, 102144. </w:t>
            </w:r>
          </w:p>
          <w:p w14:paraId="2BA5222F"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 xml:space="preserve">Gao, Q. L., Yue, Y.*, Zhong, C., Cao, J., Tu, W., &amp; Li, Q. Q. (2022). Revealing transport inequality from an activity space perspective: A study based on human mobility data. </w:t>
            </w:r>
            <w:r w:rsidRPr="000140A5">
              <w:rPr>
                <w:rFonts w:asciiTheme="minorHAnsi" w:hAnsiTheme="minorHAnsi" w:cstheme="minorHAnsi"/>
                <w:i/>
                <w:color w:val="000000"/>
                <w:sz w:val="22"/>
                <w:szCs w:val="22"/>
              </w:rPr>
              <w:t>Cities</w:t>
            </w:r>
            <w:r w:rsidRPr="000140A5">
              <w:rPr>
                <w:rFonts w:asciiTheme="minorHAnsi" w:hAnsiTheme="minorHAnsi" w:cstheme="minorHAnsi"/>
                <w:bCs/>
                <w:color w:val="000000"/>
                <w:sz w:val="22"/>
                <w:szCs w:val="22"/>
              </w:rPr>
              <w:t>, 131, 104036. </w:t>
            </w:r>
          </w:p>
          <w:p w14:paraId="791D3F6F"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 xml:space="preserve">Wang, Z., Yue, Y.*, He, B., Nie, K., Tu, W., Du, Q., &amp; Li, Q. (2021). A Bayesian spatio-temporal model to analyzing the stability of patterns of population distribution in an urban space using mobile phone data. </w:t>
            </w:r>
            <w:r w:rsidRPr="000140A5">
              <w:rPr>
                <w:rFonts w:asciiTheme="minorHAnsi" w:hAnsiTheme="minorHAnsi" w:cstheme="minorHAnsi"/>
                <w:i/>
                <w:color w:val="000000"/>
                <w:sz w:val="22"/>
                <w:szCs w:val="22"/>
              </w:rPr>
              <w:t>International Journal of Geographical Information Science</w:t>
            </w:r>
            <w:r w:rsidRPr="000140A5">
              <w:rPr>
                <w:rFonts w:asciiTheme="minorHAnsi" w:hAnsiTheme="minorHAnsi" w:cstheme="minorHAnsi"/>
                <w:bCs/>
                <w:color w:val="000000"/>
                <w:sz w:val="22"/>
                <w:szCs w:val="22"/>
              </w:rPr>
              <w:t>, 35(1), 116–134.</w:t>
            </w:r>
          </w:p>
          <w:p w14:paraId="721787C6"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Jiang, J., Li, Q., Tu, W., Shaw, S.-L., &amp; Yue, Y*. (2019). A simple and direct method to analyse the influences of sampling fractions on modelling intra-city human mobility. International Journal of Geographical Information Science, 33(3), 618–644.</w:t>
            </w:r>
          </w:p>
          <w:p w14:paraId="0BC099EA" w14:textId="77777777" w:rsidR="00294BBC" w:rsidRPr="000140A5" w:rsidRDefault="00294BBC" w:rsidP="00A96976">
            <w:pPr>
              <w:pStyle w:val="aa"/>
              <w:numPr>
                <w:ilvl w:val="0"/>
                <w:numId w:val="26"/>
              </w:numPr>
              <w:ind w:left="818" w:hanging="340"/>
              <w:contextualSpacing/>
              <w:rPr>
                <w:rFonts w:asciiTheme="minorHAnsi" w:hAnsiTheme="minorHAnsi" w:cstheme="minorHAnsi"/>
                <w:bCs/>
                <w:color w:val="000000"/>
                <w:sz w:val="22"/>
                <w:szCs w:val="22"/>
              </w:rPr>
            </w:pPr>
            <w:r w:rsidRPr="000140A5">
              <w:rPr>
                <w:rFonts w:asciiTheme="minorHAnsi" w:hAnsiTheme="minorHAnsi" w:cstheme="minorHAnsi"/>
                <w:bCs/>
                <w:color w:val="000000"/>
                <w:sz w:val="22"/>
                <w:szCs w:val="22"/>
              </w:rPr>
              <w:t xml:space="preserve">Yue, Y., T. Lan, AGO Yeh, Q.Q. Li (2014), </w:t>
            </w:r>
            <w:hyperlink r:id="rId17" w:tgtFrame="_blank" w:history="1">
              <w:r w:rsidRPr="000140A5">
                <w:rPr>
                  <w:rFonts w:asciiTheme="minorHAnsi" w:hAnsiTheme="minorHAnsi" w:cstheme="minorHAnsi"/>
                  <w:bCs/>
                  <w:color w:val="000000"/>
                  <w:sz w:val="22"/>
                  <w:szCs w:val="22"/>
                </w:rPr>
                <w:t>Zooming into individuals to understand the collective: A review of trajectory-based travel behaviour studies</w:t>
              </w:r>
            </w:hyperlink>
            <w:r w:rsidRPr="000140A5">
              <w:rPr>
                <w:rFonts w:asciiTheme="minorHAnsi" w:hAnsiTheme="minorHAnsi" w:cstheme="minorHAnsi"/>
                <w:bCs/>
                <w:color w:val="000000"/>
                <w:sz w:val="22"/>
                <w:szCs w:val="22"/>
              </w:rPr>
              <w:t>, Travel Behaviour and Society,1(2):69-78.</w:t>
            </w:r>
          </w:p>
          <w:p w14:paraId="76DD5788" w14:textId="02F215F1" w:rsidR="00294BBC" w:rsidRPr="006D45A2" w:rsidRDefault="00294BBC" w:rsidP="00294BBC">
            <w:pPr>
              <w:contextualSpacing/>
              <w:rPr>
                <w:rFonts w:eastAsia="DengXian"/>
                <w:bCs/>
                <w:color w:val="000000"/>
                <w:lang w:eastAsia="zh-CN"/>
              </w:rPr>
            </w:pPr>
          </w:p>
          <w:p w14:paraId="1113ACFD" w14:textId="77777777" w:rsidR="00294BBC" w:rsidRPr="009E6FBC" w:rsidRDefault="00294BBC" w:rsidP="00294BBC">
            <w:pPr>
              <w:autoSpaceDE w:val="0"/>
              <w:autoSpaceDN w:val="0"/>
              <w:adjustRightInd w:val="0"/>
              <w:ind w:right="520"/>
              <w:outlineLvl w:val="0"/>
              <w:rPr>
                <w:rFonts w:ascii="Calibri" w:eastAsia="PMingLiU" w:hAnsi="Calibri" w:cs="Calibri"/>
                <w:sz w:val="22"/>
                <w:szCs w:val="22"/>
              </w:rPr>
            </w:pPr>
          </w:p>
        </w:tc>
        <w:tc>
          <w:tcPr>
            <w:tcW w:w="9649" w:type="dxa"/>
          </w:tcPr>
          <w:p w14:paraId="5401E4D3" w14:textId="43BBA773" w:rsidR="00294BBC" w:rsidRPr="009E6FBC" w:rsidRDefault="00294BBC" w:rsidP="00294BBC">
            <w:pPr>
              <w:autoSpaceDE w:val="0"/>
              <w:autoSpaceDN w:val="0"/>
              <w:adjustRightInd w:val="0"/>
              <w:ind w:right="520"/>
              <w:outlineLvl w:val="0"/>
              <w:rPr>
                <w:rFonts w:ascii="Calibri" w:eastAsia="PMingLiU" w:hAnsi="Calibri" w:cs="Calibri"/>
                <w:sz w:val="22"/>
                <w:szCs w:val="22"/>
              </w:rPr>
            </w:pPr>
            <w:bookmarkStart w:id="50" w:name="_Hlk139639940"/>
          </w:p>
          <w:p w14:paraId="67B4661D" w14:textId="77777777" w:rsidR="00294BBC" w:rsidRPr="009E6FBC" w:rsidRDefault="00294BBC" w:rsidP="00294BBC">
            <w:pPr>
              <w:autoSpaceDE w:val="0"/>
              <w:autoSpaceDN w:val="0"/>
              <w:adjustRightInd w:val="0"/>
              <w:ind w:right="520"/>
              <w:outlineLvl w:val="0"/>
              <w:rPr>
                <w:rFonts w:ascii="Calibri" w:eastAsia="PMingLiU" w:hAnsi="Calibri" w:cs="Calibri"/>
                <w:b/>
                <w:bCs/>
                <w:sz w:val="22"/>
                <w:szCs w:val="22"/>
                <w:u w:val="single"/>
              </w:rPr>
            </w:pPr>
          </w:p>
          <w:p w14:paraId="0EBE6338" w14:textId="77777777" w:rsidR="00294BBC" w:rsidRPr="009E6F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1B941D8" w14:textId="77777777" w:rsidR="00294BBC" w:rsidRPr="009E6F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DC39560" w14:textId="77777777" w:rsidR="00294BBC" w:rsidRPr="009E6FBC" w:rsidRDefault="00294BBC" w:rsidP="00294BBC">
            <w:pPr>
              <w:autoSpaceDE w:val="0"/>
              <w:autoSpaceDN w:val="0"/>
              <w:adjustRightInd w:val="0"/>
              <w:ind w:right="520"/>
              <w:outlineLvl w:val="0"/>
              <w:rPr>
                <w:rFonts w:ascii="Calibri" w:eastAsia="PMingLiU" w:hAnsi="Calibri" w:cs="Calibri"/>
                <w:b/>
                <w:bCs/>
                <w:sz w:val="22"/>
                <w:szCs w:val="22"/>
                <w:u w:val="single"/>
              </w:rPr>
            </w:pPr>
          </w:p>
          <w:p w14:paraId="33465985"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29C54F5"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4CA6593E"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EC38DFF"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48083D83"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70A10B21"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F0AE51B"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36FFBA53"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72EC5A7B"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7D8871F0"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B9BBC62"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3816843D"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7FA2880"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4B56A8F"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3C4489A"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6F4398E0"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0D37A309"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9114588"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4A6E6C78"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412B8DA"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7C63C317"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1553F90C"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p w14:paraId="555678A9" w14:textId="77777777" w:rsidR="00294BBC" w:rsidRPr="009E6FBC" w:rsidRDefault="00294BBC" w:rsidP="00294BBC">
            <w:pPr>
              <w:autoSpaceDE w:val="0"/>
              <w:autoSpaceDN w:val="0"/>
              <w:adjustRightInd w:val="0"/>
              <w:ind w:right="520"/>
              <w:outlineLvl w:val="0"/>
              <w:rPr>
                <w:rFonts w:ascii="Calibri" w:eastAsia="PMingLiU" w:hAnsi="Calibri" w:cs="Calibri"/>
                <w:b/>
                <w:bCs/>
                <w:sz w:val="22"/>
                <w:szCs w:val="22"/>
                <w:u w:val="single"/>
              </w:rPr>
            </w:pPr>
          </w:p>
          <w:p w14:paraId="715FD677" w14:textId="77777777" w:rsidR="00294BBC" w:rsidRDefault="00294BBC" w:rsidP="00294BBC">
            <w:pPr>
              <w:autoSpaceDE w:val="0"/>
              <w:autoSpaceDN w:val="0"/>
              <w:adjustRightInd w:val="0"/>
              <w:ind w:right="520"/>
              <w:outlineLvl w:val="0"/>
              <w:rPr>
                <w:rFonts w:ascii="Calibri" w:eastAsia="PMingLiU" w:hAnsi="Calibri" w:cs="Calibri"/>
                <w:b/>
                <w:bCs/>
                <w:sz w:val="22"/>
                <w:szCs w:val="22"/>
                <w:u w:val="single"/>
              </w:rPr>
            </w:pPr>
          </w:p>
        </w:tc>
      </w:tr>
      <w:bookmarkEnd w:id="50"/>
    </w:tbl>
    <w:p w14:paraId="7896FF5D" w14:textId="77777777" w:rsidR="001F6C9E" w:rsidRDefault="001F6C9E" w:rsidP="00E22826">
      <w:pPr>
        <w:autoSpaceDE w:val="0"/>
        <w:autoSpaceDN w:val="0"/>
        <w:adjustRightInd w:val="0"/>
        <w:rPr>
          <w:rFonts w:ascii="Calibri" w:eastAsia="PMingLiU" w:hAnsi="Calibri" w:cs="Calibri"/>
          <w:sz w:val="22"/>
          <w:szCs w:val="22"/>
        </w:rPr>
      </w:pPr>
    </w:p>
    <w:p w14:paraId="72DB5C8E" w14:textId="77777777" w:rsidR="00953AA1" w:rsidRPr="00E22826" w:rsidRDefault="00953AA1" w:rsidP="00E22826">
      <w:pPr>
        <w:autoSpaceDE w:val="0"/>
        <w:autoSpaceDN w:val="0"/>
        <w:adjustRightInd w:val="0"/>
        <w:rPr>
          <w:rFonts w:ascii="Calibri" w:eastAsia="PMingLiU" w:hAnsi="Calibri" w:cs="Calibri"/>
          <w:sz w:val="22"/>
          <w:szCs w:val="22"/>
        </w:rPr>
      </w:pPr>
    </w:p>
    <w:p w14:paraId="72A4CB25" w14:textId="7419B922" w:rsidR="00C461C7" w:rsidRDefault="001D5AC7" w:rsidP="00610B01">
      <w:pPr>
        <w:pStyle w:val="aa"/>
        <w:numPr>
          <w:ilvl w:val="0"/>
          <w:numId w:val="1"/>
        </w:numPr>
        <w:autoSpaceDE w:val="0"/>
        <w:autoSpaceDN w:val="0"/>
        <w:adjustRightInd w:val="0"/>
        <w:spacing w:after="100"/>
        <w:rPr>
          <w:rFonts w:ascii="Calibri" w:eastAsia="PMingLiU" w:hAnsi="Calibri" w:cs="Calibri"/>
          <w:b/>
          <w:bCs/>
          <w:sz w:val="22"/>
          <w:szCs w:val="22"/>
        </w:rPr>
      </w:pPr>
      <w:r w:rsidRPr="5E639A95">
        <w:rPr>
          <w:rFonts w:ascii="Calibri" w:eastAsia="PMingLiU" w:hAnsi="Calibri" w:cs="Calibri"/>
          <w:b/>
          <w:bCs/>
          <w:sz w:val="22"/>
          <w:szCs w:val="22"/>
        </w:rPr>
        <w:t>Budget</w:t>
      </w:r>
      <w:r w:rsidR="00E22826" w:rsidRPr="5E639A95">
        <w:rPr>
          <w:rFonts w:ascii="Calibri" w:eastAsia="PMingLiU" w:hAnsi="Calibri" w:cs="Calibri"/>
          <w:b/>
          <w:bCs/>
          <w:sz w:val="22"/>
          <w:szCs w:val="22"/>
        </w:rPr>
        <w:t xml:space="preserve"> </w:t>
      </w:r>
    </w:p>
    <w:p w14:paraId="64F0A4BC" w14:textId="608601DB" w:rsidR="001762FC" w:rsidRPr="001762FC" w:rsidRDefault="001762FC" w:rsidP="006028FC">
      <w:pPr>
        <w:autoSpaceDE w:val="0"/>
        <w:autoSpaceDN w:val="0"/>
        <w:adjustRightInd w:val="0"/>
        <w:spacing w:after="100"/>
        <w:rPr>
          <w:rFonts w:ascii="Calibri" w:eastAsia="PMingLiU" w:hAnsi="Calibri" w:cs="Calibri"/>
          <w:sz w:val="22"/>
          <w:szCs w:val="22"/>
        </w:rPr>
      </w:pPr>
    </w:p>
    <w:tbl>
      <w:tblPr>
        <w:tblW w:w="963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6"/>
        <w:gridCol w:w="2268"/>
        <w:gridCol w:w="5245"/>
      </w:tblGrid>
      <w:tr w:rsidR="00FD5836" w:rsidRPr="001F6C9E" w14:paraId="69A50A8A" w14:textId="77777777" w:rsidTr="0003543B">
        <w:trPr>
          <w:trHeight w:val="309"/>
        </w:trPr>
        <w:tc>
          <w:tcPr>
            <w:tcW w:w="9639" w:type="dxa"/>
            <w:gridSpan w:val="3"/>
          </w:tcPr>
          <w:p w14:paraId="2ED62DBA" w14:textId="5DD332DD" w:rsidR="00FD5836" w:rsidRPr="001F6C9E" w:rsidRDefault="00F62749">
            <w:pPr>
              <w:autoSpaceDE w:val="0"/>
              <w:autoSpaceDN w:val="0"/>
              <w:adjustRightInd w:val="0"/>
              <w:jc w:val="center"/>
              <w:rPr>
                <w:rFonts w:ascii="Calibri" w:eastAsia="PMingLiU" w:hAnsi="Calibri" w:cs="Calibri"/>
                <w:sz w:val="22"/>
                <w:szCs w:val="22"/>
              </w:rPr>
            </w:pPr>
            <w:r>
              <w:rPr>
                <w:rFonts w:ascii="Calibri" w:eastAsia="PMingLiU" w:hAnsi="Calibri" w:cs="Calibri"/>
                <w:sz w:val="22"/>
                <w:szCs w:val="22"/>
              </w:rPr>
              <w:t>On</w:t>
            </w:r>
            <w:r w:rsidR="00FD5836">
              <w:rPr>
                <w:rFonts w:ascii="Calibri" w:eastAsia="PMingLiU" w:hAnsi="Calibri" w:cs="Calibri"/>
                <w:sz w:val="22"/>
                <w:szCs w:val="22"/>
              </w:rPr>
              <w:t xml:space="preserve"> </w:t>
            </w:r>
            <w:r w:rsidR="00D22D7F">
              <w:rPr>
                <w:rFonts w:ascii="Calibri" w:eastAsia="PMingLiU" w:hAnsi="Calibri" w:cs="Calibri"/>
                <w:sz w:val="22"/>
                <w:szCs w:val="22"/>
              </w:rPr>
              <w:t>HKUST</w:t>
            </w:r>
            <w:r>
              <w:rPr>
                <w:rFonts w:ascii="Calibri" w:eastAsia="PMingLiU" w:hAnsi="Calibri" w:cs="Calibri"/>
                <w:sz w:val="22"/>
                <w:szCs w:val="22"/>
              </w:rPr>
              <w:t xml:space="preserve"> campus</w:t>
            </w:r>
          </w:p>
        </w:tc>
      </w:tr>
      <w:tr w:rsidR="00C461C7" w:rsidRPr="001F6C9E" w14:paraId="1A48435B" w14:textId="77777777">
        <w:trPr>
          <w:trHeight w:val="394"/>
        </w:trPr>
        <w:tc>
          <w:tcPr>
            <w:tcW w:w="2126" w:type="dxa"/>
            <w:shd w:val="clear" w:color="auto" w:fill="CCCCCC"/>
          </w:tcPr>
          <w:p w14:paraId="0C6E56D4" w14:textId="165E1C45" w:rsidR="00C461C7" w:rsidRPr="002D53ED" w:rsidRDefault="00661A76">
            <w:pPr>
              <w:autoSpaceDE w:val="0"/>
              <w:autoSpaceDN w:val="0"/>
              <w:adjustRightInd w:val="0"/>
              <w:jc w:val="center"/>
              <w:rPr>
                <w:rFonts w:ascii="Calibri" w:eastAsia="PMingLiU" w:hAnsi="Calibri" w:cs="Calibri"/>
                <w:sz w:val="22"/>
                <w:szCs w:val="22"/>
                <w:lang w:val="en-HK"/>
              </w:rPr>
            </w:pPr>
            <w:r>
              <w:rPr>
                <w:rFonts w:ascii="Calibri" w:eastAsia="DengXian" w:hAnsi="Calibri" w:cs="Calibri" w:hint="eastAsia"/>
                <w:sz w:val="22"/>
                <w:szCs w:val="22"/>
                <w:lang w:eastAsia="zh-CN"/>
              </w:rPr>
              <w:t>Direct Cost</w:t>
            </w:r>
          </w:p>
        </w:tc>
        <w:tc>
          <w:tcPr>
            <w:tcW w:w="2268" w:type="dxa"/>
            <w:shd w:val="clear" w:color="auto" w:fill="CCCCCC"/>
          </w:tcPr>
          <w:p w14:paraId="0005BAEB" w14:textId="62935DB4" w:rsidR="00C461C7" w:rsidRPr="001F6C9E" w:rsidRDefault="00C461C7">
            <w:pPr>
              <w:autoSpaceDE w:val="0"/>
              <w:autoSpaceDN w:val="0"/>
              <w:adjustRightInd w:val="0"/>
              <w:jc w:val="center"/>
              <w:rPr>
                <w:rFonts w:ascii="Calibri" w:eastAsia="PMingLiU" w:hAnsi="Calibri" w:cs="Calibri"/>
                <w:sz w:val="22"/>
                <w:szCs w:val="22"/>
              </w:rPr>
            </w:pPr>
            <w:r w:rsidRPr="001F6C9E">
              <w:rPr>
                <w:rFonts w:ascii="Calibri" w:eastAsia="PMingLiU" w:hAnsi="Calibri" w:cs="Calibri"/>
                <w:sz w:val="22"/>
                <w:szCs w:val="22"/>
              </w:rPr>
              <w:t>Amount (HK</w:t>
            </w:r>
            <w:r w:rsidR="00987424">
              <w:rPr>
                <w:rFonts w:ascii="Calibri" w:eastAsia="PMingLiU" w:hAnsi="Calibri" w:cs="Calibri"/>
                <w:sz w:val="22"/>
                <w:szCs w:val="22"/>
              </w:rPr>
              <w:t>D</w:t>
            </w:r>
            <w:r w:rsidRPr="001F6C9E">
              <w:rPr>
                <w:rFonts w:ascii="Calibri" w:eastAsia="PMingLiU" w:hAnsi="Calibri" w:cs="Calibri"/>
                <w:sz w:val="22"/>
                <w:szCs w:val="22"/>
              </w:rPr>
              <w:t>)</w:t>
            </w:r>
          </w:p>
        </w:tc>
        <w:tc>
          <w:tcPr>
            <w:tcW w:w="5245" w:type="dxa"/>
            <w:shd w:val="clear" w:color="auto" w:fill="CCCCCC"/>
          </w:tcPr>
          <w:p w14:paraId="76E069D0" w14:textId="77777777" w:rsidR="00C461C7" w:rsidRPr="001F6C9E" w:rsidRDefault="00C461C7">
            <w:pPr>
              <w:autoSpaceDE w:val="0"/>
              <w:autoSpaceDN w:val="0"/>
              <w:adjustRightInd w:val="0"/>
              <w:jc w:val="center"/>
              <w:rPr>
                <w:rFonts w:ascii="Calibri" w:eastAsia="PMingLiU" w:hAnsi="Calibri" w:cs="Calibri"/>
                <w:sz w:val="22"/>
                <w:szCs w:val="22"/>
              </w:rPr>
            </w:pPr>
            <w:r w:rsidRPr="001F6C9E">
              <w:rPr>
                <w:rFonts w:ascii="Calibri" w:eastAsia="PMingLiU" w:hAnsi="Calibri" w:cs="Calibri"/>
                <w:sz w:val="22"/>
                <w:szCs w:val="22"/>
              </w:rPr>
              <w:t>Justification</w:t>
            </w:r>
          </w:p>
        </w:tc>
      </w:tr>
      <w:tr w:rsidR="00C461C7" w:rsidRPr="00E22826" w14:paraId="4B58C961" w14:textId="77777777" w:rsidTr="002A66E2">
        <w:trPr>
          <w:trHeight w:val="696"/>
        </w:trPr>
        <w:tc>
          <w:tcPr>
            <w:tcW w:w="2126" w:type="dxa"/>
          </w:tcPr>
          <w:p w14:paraId="614CC5F6" w14:textId="77777777" w:rsidR="00C461C7" w:rsidRPr="00E22826" w:rsidRDefault="00C461C7">
            <w:pPr>
              <w:autoSpaceDE w:val="0"/>
              <w:autoSpaceDN w:val="0"/>
              <w:adjustRightInd w:val="0"/>
              <w:rPr>
                <w:rFonts w:ascii="Calibri" w:eastAsia="PMingLiU" w:hAnsi="Calibri" w:cs="Calibri"/>
                <w:sz w:val="22"/>
                <w:szCs w:val="22"/>
              </w:rPr>
            </w:pPr>
            <w:r w:rsidRPr="00E22826">
              <w:rPr>
                <w:rFonts w:ascii="Calibri" w:eastAsia="PMingLiU" w:hAnsi="Calibri" w:cs="Calibri"/>
                <w:sz w:val="22"/>
                <w:szCs w:val="22"/>
              </w:rPr>
              <w:t>Research Staff</w:t>
            </w:r>
          </w:p>
        </w:tc>
        <w:tc>
          <w:tcPr>
            <w:tcW w:w="2268" w:type="dxa"/>
          </w:tcPr>
          <w:p w14:paraId="59534848" w14:textId="10EB80E2" w:rsidR="00C461C7" w:rsidRPr="00E22826" w:rsidRDefault="00553810">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3</w:t>
            </w:r>
            <w:r w:rsidR="00D738E3">
              <w:rPr>
                <w:rFonts w:ascii="Calibri" w:eastAsia="PMingLiU" w:hAnsi="Calibri" w:cs="Calibri" w:hint="eastAsia"/>
                <w:sz w:val="22"/>
                <w:szCs w:val="22"/>
                <w:lang w:eastAsia="zh-CN"/>
              </w:rPr>
              <w:t>7</w:t>
            </w:r>
            <w:r>
              <w:rPr>
                <w:rFonts w:ascii="Calibri" w:eastAsia="PMingLiU" w:hAnsi="Calibri" w:cs="Calibri" w:hint="eastAsia"/>
                <w:sz w:val="22"/>
                <w:szCs w:val="22"/>
                <w:lang w:eastAsia="zh-CN"/>
              </w:rPr>
              <w:t>0,000</w:t>
            </w:r>
          </w:p>
        </w:tc>
        <w:tc>
          <w:tcPr>
            <w:tcW w:w="5245" w:type="dxa"/>
          </w:tcPr>
          <w:p w14:paraId="6B08CACB" w14:textId="6210339C" w:rsidR="00C461C7" w:rsidRPr="00106BBF" w:rsidRDefault="009F4580" w:rsidP="00610B01">
            <w:pPr>
              <w:pStyle w:val="aa"/>
              <w:numPr>
                <w:ilvl w:val="0"/>
                <w:numId w:val="21"/>
              </w:numPr>
              <w:ind w:left="343"/>
              <w:rPr>
                <w:rFonts w:ascii="Calibri" w:eastAsia="PMingLiU" w:hAnsi="Calibri" w:cs="Calibri"/>
                <w:sz w:val="22"/>
                <w:szCs w:val="22"/>
                <w:lang w:eastAsia="zh-CN"/>
              </w:rPr>
            </w:pPr>
            <w:commentRangeStart w:id="51"/>
            <w:r>
              <w:rPr>
                <w:rFonts w:ascii="Calibri" w:eastAsia="PMingLiU" w:hAnsi="Calibri" w:cs="Calibri" w:hint="eastAsia"/>
                <w:sz w:val="22"/>
                <w:szCs w:val="22"/>
                <w:lang w:eastAsia="zh-CN"/>
              </w:rPr>
              <w:t>One post-doc</w:t>
            </w:r>
            <w:del w:id="52" w:author="叶鸿 徐" w:date="2025-11-22T16:59:00Z" w16du:dateUtc="2025-11-22T08:59:00Z">
              <w:r w:rsidDel="009E633A">
                <w:rPr>
                  <w:rFonts w:ascii="Calibri" w:eastAsia="PMingLiU" w:hAnsi="Calibri" w:cs="Calibri" w:hint="eastAsia"/>
                  <w:sz w:val="22"/>
                  <w:szCs w:val="22"/>
                  <w:lang w:eastAsia="zh-CN"/>
                </w:rPr>
                <w:delText>,</w:delText>
              </w:r>
            </w:del>
            <w:ins w:id="53" w:author="叶鸿 徐" w:date="2025-11-22T16:59:00Z" w16du:dateUtc="2025-11-22T08:59:00Z">
              <w:r w:rsidR="009E633A" w:rsidDel="009E633A">
                <w:rPr>
                  <w:rFonts w:ascii="Calibri" w:eastAsia="PMingLiU" w:hAnsi="Calibri" w:cs="Calibri" w:hint="eastAsia"/>
                  <w:sz w:val="22"/>
                  <w:szCs w:val="22"/>
                  <w:lang w:eastAsia="zh-CN"/>
                </w:rPr>
                <w:t xml:space="preserve"> </w:t>
              </w:r>
            </w:ins>
            <w:del w:id="54" w:author="叶鸿 徐" w:date="2025-11-22T16:59:00Z" w16du:dateUtc="2025-11-22T08:59:00Z">
              <w:r w:rsidDel="009E633A">
                <w:rPr>
                  <w:rFonts w:ascii="Calibri" w:eastAsia="PMingLiU" w:hAnsi="Calibri" w:cs="Calibri" w:hint="eastAsia"/>
                  <w:sz w:val="22"/>
                  <w:szCs w:val="22"/>
                  <w:lang w:eastAsia="zh-CN"/>
                </w:rPr>
                <w:delText xml:space="preserve"> PhD student </w:delText>
              </w:r>
              <w:commentRangeEnd w:id="51"/>
              <w:r w:rsidR="0047451E" w:rsidDel="009E633A">
                <w:rPr>
                  <w:rStyle w:val="ad"/>
                </w:rPr>
                <w:commentReference w:id="51"/>
              </w:r>
            </w:del>
            <w:r w:rsidR="00C05DD5">
              <w:rPr>
                <w:rFonts w:ascii="Calibri" w:eastAsia="PMingLiU" w:hAnsi="Calibri" w:cs="Calibri" w:hint="eastAsia"/>
                <w:sz w:val="22"/>
                <w:szCs w:val="22"/>
                <w:lang w:eastAsia="zh-CN"/>
              </w:rPr>
              <w:t>and</w:t>
            </w:r>
            <w:r>
              <w:rPr>
                <w:rFonts w:ascii="Calibri" w:eastAsia="PMingLiU" w:hAnsi="Calibri" w:cs="Calibri" w:hint="eastAsia"/>
                <w:sz w:val="22"/>
                <w:szCs w:val="22"/>
                <w:lang w:eastAsia="zh-CN"/>
              </w:rPr>
              <w:t xml:space="preserve"> RA shared between HKUST and HKUST(GZ)</w:t>
            </w:r>
            <w:r w:rsidR="00C05DD5">
              <w:rPr>
                <w:rFonts w:ascii="Calibri" w:eastAsia="PMingLiU" w:hAnsi="Calibri" w:cs="Calibri" w:hint="eastAsia"/>
                <w:sz w:val="22"/>
                <w:szCs w:val="22"/>
                <w:lang w:eastAsia="zh-CN"/>
              </w:rPr>
              <w:t>: 370,000</w:t>
            </w:r>
          </w:p>
        </w:tc>
      </w:tr>
      <w:tr w:rsidR="00C461C7" w:rsidRPr="00E22826" w14:paraId="0D20EA6E" w14:textId="77777777" w:rsidTr="002A66E2">
        <w:trPr>
          <w:trHeight w:val="691"/>
        </w:trPr>
        <w:tc>
          <w:tcPr>
            <w:tcW w:w="2126" w:type="dxa"/>
          </w:tcPr>
          <w:p w14:paraId="50DED06A" w14:textId="77777777" w:rsidR="00C461C7" w:rsidRPr="00E22826" w:rsidRDefault="00C461C7">
            <w:pPr>
              <w:autoSpaceDE w:val="0"/>
              <w:autoSpaceDN w:val="0"/>
              <w:adjustRightInd w:val="0"/>
              <w:rPr>
                <w:rFonts w:ascii="Calibri" w:eastAsia="PMingLiU" w:hAnsi="Calibri" w:cs="Calibri"/>
                <w:sz w:val="22"/>
                <w:szCs w:val="22"/>
              </w:rPr>
            </w:pPr>
            <w:r w:rsidRPr="00E22826">
              <w:rPr>
                <w:rFonts w:ascii="Calibri" w:eastAsia="PMingLiU" w:hAnsi="Calibri" w:cs="Calibri"/>
                <w:sz w:val="22"/>
                <w:szCs w:val="22"/>
              </w:rPr>
              <w:t>General Expenses</w:t>
            </w:r>
          </w:p>
        </w:tc>
        <w:tc>
          <w:tcPr>
            <w:tcW w:w="2268" w:type="dxa"/>
          </w:tcPr>
          <w:p w14:paraId="0EEE515F" w14:textId="0A4054D9" w:rsidR="00C461C7" w:rsidRPr="00E22826" w:rsidRDefault="00F75301">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1</w:t>
            </w:r>
            <w:r w:rsidR="00D738E3">
              <w:rPr>
                <w:rFonts w:ascii="Calibri" w:eastAsia="PMingLiU" w:hAnsi="Calibri" w:cs="Calibri" w:hint="eastAsia"/>
                <w:sz w:val="22"/>
                <w:szCs w:val="22"/>
                <w:lang w:eastAsia="zh-CN"/>
              </w:rPr>
              <w:t>1</w:t>
            </w:r>
            <w:r w:rsidR="00553810">
              <w:rPr>
                <w:rFonts w:ascii="Calibri" w:eastAsia="PMingLiU" w:hAnsi="Calibri" w:cs="Calibri" w:hint="eastAsia"/>
                <w:sz w:val="22"/>
                <w:szCs w:val="22"/>
                <w:lang w:eastAsia="zh-CN"/>
              </w:rPr>
              <w:t>0,000</w:t>
            </w:r>
          </w:p>
        </w:tc>
        <w:tc>
          <w:tcPr>
            <w:tcW w:w="5245" w:type="dxa"/>
          </w:tcPr>
          <w:p w14:paraId="04C257B3" w14:textId="4DC42E35" w:rsidR="00C461C7" w:rsidRDefault="00553810" w:rsidP="00610B01">
            <w:pPr>
              <w:pStyle w:val="aa"/>
              <w:numPr>
                <w:ilvl w:val="0"/>
                <w:numId w:val="24"/>
              </w:numPr>
              <w:rPr>
                <w:rFonts w:ascii="Calibri" w:eastAsia="PMingLiU" w:hAnsi="Calibri" w:cs="Calibri"/>
                <w:sz w:val="22"/>
                <w:szCs w:val="22"/>
                <w:lang w:eastAsia="zh-CN"/>
              </w:rPr>
            </w:pPr>
            <w:r>
              <w:rPr>
                <w:rFonts w:ascii="Calibri" w:eastAsia="PMingLiU" w:hAnsi="Calibri" w:cs="Calibri" w:hint="eastAsia"/>
                <w:sz w:val="22"/>
                <w:szCs w:val="22"/>
                <w:lang w:eastAsia="zh-CN"/>
              </w:rPr>
              <w:t>Travel (transportation, hotel, and meals for conferences and visits between HKUST and HKUST(GZ))</w:t>
            </w:r>
            <w:r w:rsidR="00F67270">
              <w:rPr>
                <w:rFonts w:ascii="Calibri" w:eastAsia="PMingLiU" w:hAnsi="Calibri" w:cs="Calibri" w:hint="eastAsia"/>
                <w:sz w:val="22"/>
                <w:szCs w:val="22"/>
                <w:lang w:eastAsia="zh-CN"/>
              </w:rPr>
              <w:t>: 50,000</w:t>
            </w:r>
          </w:p>
          <w:p w14:paraId="13471A17" w14:textId="2CC85AAD" w:rsidR="00553810" w:rsidRDefault="00553810" w:rsidP="00610B01">
            <w:pPr>
              <w:pStyle w:val="aa"/>
              <w:numPr>
                <w:ilvl w:val="0"/>
                <w:numId w:val="24"/>
              </w:numPr>
              <w:ind w:left="343"/>
              <w:rPr>
                <w:rFonts w:ascii="Calibri" w:eastAsia="PMingLiU" w:hAnsi="Calibri" w:cs="Calibri"/>
                <w:sz w:val="22"/>
                <w:szCs w:val="22"/>
                <w:lang w:eastAsia="zh-CN"/>
              </w:rPr>
            </w:pPr>
            <w:r>
              <w:rPr>
                <w:rFonts w:ascii="Calibri" w:eastAsia="PMingLiU" w:hAnsi="Calibri" w:cs="Calibri" w:hint="eastAsia"/>
                <w:sz w:val="22"/>
                <w:szCs w:val="22"/>
                <w:lang w:eastAsia="zh-CN"/>
              </w:rPr>
              <w:t>Conference (registration fee</w:t>
            </w:r>
            <w:r w:rsidR="00AF3E8D">
              <w:rPr>
                <w:rFonts w:ascii="Calibri" w:eastAsia="PMingLiU" w:hAnsi="Calibri" w:cs="Calibri" w:hint="eastAsia"/>
                <w:sz w:val="22"/>
                <w:szCs w:val="22"/>
                <w:lang w:eastAsia="zh-CN"/>
              </w:rPr>
              <w:t xml:space="preserve"> and</w:t>
            </w:r>
            <w:r>
              <w:rPr>
                <w:rFonts w:ascii="Calibri" w:eastAsia="PMingLiU" w:hAnsi="Calibri" w:cs="Calibri" w:hint="eastAsia"/>
                <w:sz w:val="22"/>
                <w:szCs w:val="22"/>
                <w:lang w:eastAsia="zh-CN"/>
              </w:rPr>
              <w:t xml:space="preserve"> publication fee)</w:t>
            </w:r>
            <w:r w:rsidR="00F67270">
              <w:rPr>
                <w:rFonts w:ascii="Calibri" w:eastAsia="PMingLiU" w:hAnsi="Calibri" w:cs="Calibri" w:hint="eastAsia"/>
                <w:sz w:val="22"/>
                <w:szCs w:val="22"/>
                <w:lang w:eastAsia="zh-CN"/>
              </w:rPr>
              <w:t xml:space="preserve">: </w:t>
            </w:r>
            <w:r w:rsidR="00D03F9C">
              <w:rPr>
                <w:rFonts w:ascii="Calibri" w:eastAsia="PMingLiU" w:hAnsi="Calibri" w:cs="Calibri" w:hint="eastAsia"/>
                <w:sz w:val="22"/>
                <w:szCs w:val="22"/>
                <w:lang w:eastAsia="zh-CN"/>
              </w:rPr>
              <w:t>2</w:t>
            </w:r>
            <w:r w:rsidR="00F67270">
              <w:rPr>
                <w:rFonts w:ascii="Calibri" w:eastAsia="PMingLiU" w:hAnsi="Calibri" w:cs="Calibri" w:hint="eastAsia"/>
                <w:sz w:val="22"/>
                <w:szCs w:val="22"/>
                <w:lang w:eastAsia="zh-CN"/>
              </w:rPr>
              <w:t>0,000</w:t>
            </w:r>
          </w:p>
          <w:p w14:paraId="67B45B56" w14:textId="6730D64F" w:rsidR="00FB59F6" w:rsidRPr="00C91516" w:rsidRDefault="00D221D0" w:rsidP="00610B01">
            <w:pPr>
              <w:pStyle w:val="aa"/>
              <w:numPr>
                <w:ilvl w:val="0"/>
                <w:numId w:val="24"/>
              </w:numPr>
              <w:ind w:left="343"/>
              <w:rPr>
                <w:rFonts w:ascii="Calibri" w:eastAsia="PMingLiU" w:hAnsi="Calibri" w:cs="Calibri"/>
                <w:sz w:val="22"/>
                <w:szCs w:val="22"/>
                <w:lang w:eastAsia="zh-CN"/>
              </w:rPr>
            </w:pPr>
            <w:r>
              <w:rPr>
                <w:rFonts w:ascii="Calibri" w:eastAsia="PMingLiU" w:hAnsi="Calibri" w:cs="Calibri" w:hint="eastAsia"/>
                <w:sz w:val="22"/>
                <w:szCs w:val="22"/>
                <w:lang w:eastAsia="zh-CN"/>
              </w:rPr>
              <w:t>Workshop (</w:t>
            </w:r>
            <w:r w:rsidR="00FB59F6">
              <w:rPr>
                <w:rFonts w:ascii="Calibri" w:eastAsia="PMingLiU" w:hAnsi="Calibri" w:cs="Calibri"/>
                <w:sz w:val="22"/>
                <w:szCs w:val="22"/>
                <w:lang w:eastAsia="zh-CN"/>
              </w:rPr>
              <w:t>banquette</w:t>
            </w:r>
            <w:r w:rsidR="00FB59F6">
              <w:rPr>
                <w:rFonts w:ascii="Calibri" w:eastAsia="PMingLiU" w:hAnsi="Calibri" w:cs="Calibri" w:hint="eastAsia"/>
                <w:sz w:val="22"/>
                <w:szCs w:val="22"/>
                <w:lang w:eastAsia="zh-CN"/>
              </w:rPr>
              <w:t xml:space="preserve"> costs, guest-speaker honoraria, poster printing, and on-site logistics)</w:t>
            </w:r>
            <w:r w:rsidR="00F67270">
              <w:rPr>
                <w:rFonts w:ascii="Calibri" w:eastAsia="PMingLiU" w:hAnsi="Calibri" w:cs="Calibri" w:hint="eastAsia"/>
                <w:sz w:val="22"/>
                <w:szCs w:val="22"/>
                <w:lang w:eastAsia="zh-CN"/>
              </w:rPr>
              <w:t xml:space="preserve">: </w:t>
            </w:r>
            <w:r w:rsidR="00D738E3">
              <w:rPr>
                <w:rFonts w:ascii="Calibri" w:eastAsia="PMingLiU" w:hAnsi="Calibri" w:cs="Calibri" w:hint="eastAsia"/>
                <w:sz w:val="22"/>
                <w:szCs w:val="22"/>
                <w:lang w:eastAsia="zh-CN"/>
              </w:rPr>
              <w:t>4</w:t>
            </w:r>
            <w:r w:rsidR="00F67270">
              <w:rPr>
                <w:rFonts w:ascii="Calibri" w:eastAsia="PMingLiU" w:hAnsi="Calibri" w:cs="Calibri" w:hint="eastAsia"/>
                <w:sz w:val="22"/>
                <w:szCs w:val="22"/>
                <w:lang w:eastAsia="zh-CN"/>
              </w:rPr>
              <w:t>0,000</w:t>
            </w:r>
          </w:p>
        </w:tc>
      </w:tr>
      <w:tr w:rsidR="00C461C7" w:rsidRPr="00E22826" w14:paraId="0BCC175D" w14:textId="77777777" w:rsidTr="002A66E2">
        <w:trPr>
          <w:trHeight w:val="702"/>
        </w:trPr>
        <w:tc>
          <w:tcPr>
            <w:tcW w:w="2126" w:type="dxa"/>
          </w:tcPr>
          <w:p w14:paraId="42CE3EED" w14:textId="77777777" w:rsidR="00C461C7" w:rsidRPr="00E22826" w:rsidRDefault="00C461C7">
            <w:pPr>
              <w:autoSpaceDE w:val="0"/>
              <w:autoSpaceDN w:val="0"/>
              <w:adjustRightInd w:val="0"/>
              <w:rPr>
                <w:rFonts w:ascii="Calibri" w:eastAsia="PMingLiU" w:hAnsi="Calibri" w:cs="Calibri"/>
                <w:sz w:val="22"/>
                <w:szCs w:val="22"/>
              </w:rPr>
            </w:pPr>
            <w:r w:rsidRPr="00E22826">
              <w:rPr>
                <w:rFonts w:ascii="Calibri" w:eastAsia="PMingLiU" w:hAnsi="Calibri" w:cs="Calibri"/>
                <w:sz w:val="22"/>
                <w:szCs w:val="22"/>
              </w:rPr>
              <w:t>Others</w:t>
            </w:r>
          </w:p>
        </w:tc>
        <w:tc>
          <w:tcPr>
            <w:tcW w:w="2268" w:type="dxa"/>
          </w:tcPr>
          <w:p w14:paraId="7D50D014" w14:textId="6784BCF7" w:rsidR="00C461C7" w:rsidRPr="00E22826" w:rsidRDefault="00F75301">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2</w:t>
            </w:r>
            <w:r w:rsidR="00125549">
              <w:rPr>
                <w:rFonts w:ascii="Calibri" w:eastAsia="PMingLiU" w:hAnsi="Calibri" w:cs="Calibri" w:hint="eastAsia"/>
                <w:sz w:val="22"/>
                <w:szCs w:val="22"/>
                <w:lang w:eastAsia="zh-CN"/>
              </w:rPr>
              <w:t>0</w:t>
            </w:r>
            <w:r w:rsidR="00553810">
              <w:rPr>
                <w:rFonts w:ascii="Calibri" w:eastAsia="PMingLiU" w:hAnsi="Calibri" w:cs="Calibri" w:hint="eastAsia"/>
                <w:sz w:val="22"/>
                <w:szCs w:val="22"/>
                <w:lang w:eastAsia="zh-CN"/>
              </w:rPr>
              <w:t>,000</w:t>
            </w:r>
          </w:p>
        </w:tc>
        <w:tc>
          <w:tcPr>
            <w:tcW w:w="5245" w:type="dxa"/>
          </w:tcPr>
          <w:p w14:paraId="400A96D7" w14:textId="578CB10C" w:rsidR="00C461C7" w:rsidRDefault="00106BBF" w:rsidP="00610B01">
            <w:pPr>
              <w:pStyle w:val="aa"/>
              <w:numPr>
                <w:ilvl w:val="0"/>
                <w:numId w:val="23"/>
              </w:numPr>
              <w:rPr>
                <w:rFonts w:ascii="Calibri" w:eastAsia="PMingLiU" w:hAnsi="Calibri" w:cs="Calibri"/>
                <w:sz w:val="22"/>
                <w:szCs w:val="22"/>
                <w:lang w:eastAsia="zh-CN"/>
              </w:rPr>
            </w:pPr>
            <w:r>
              <w:rPr>
                <w:rFonts w:ascii="Calibri" w:eastAsia="PMingLiU" w:hAnsi="Calibri" w:cs="Calibri" w:hint="eastAsia"/>
                <w:sz w:val="22"/>
                <w:szCs w:val="22"/>
                <w:lang w:eastAsia="zh-CN"/>
              </w:rPr>
              <w:t>Patent (Patent-filling and legal service fees via certified patent firms)</w:t>
            </w:r>
            <w:r w:rsidR="000D59C8">
              <w:rPr>
                <w:rFonts w:ascii="Calibri" w:eastAsia="PMingLiU" w:hAnsi="Calibri" w:cs="Calibri" w:hint="eastAsia"/>
                <w:sz w:val="22"/>
                <w:szCs w:val="22"/>
                <w:lang w:eastAsia="zh-CN"/>
              </w:rPr>
              <w:t>: 10,000</w:t>
            </w:r>
          </w:p>
          <w:p w14:paraId="204B8222" w14:textId="74D95AB8" w:rsidR="00F75301" w:rsidRPr="00C91516" w:rsidRDefault="00F75301" w:rsidP="00610B01">
            <w:pPr>
              <w:pStyle w:val="aa"/>
              <w:numPr>
                <w:ilvl w:val="0"/>
                <w:numId w:val="23"/>
              </w:numPr>
              <w:rPr>
                <w:rFonts w:ascii="Calibri" w:eastAsia="PMingLiU" w:hAnsi="Calibri" w:cs="Calibri"/>
                <w:sz w:val="22"/>
                <w:szCs w:val="22"/>
                <w:lang w:eastAsia="zh-CN"/>
              </w:rPr>
            </w:pPr>
            <w:r w:rsidRPr="00566028">
              <w:rPr>
                <w:rFonts w:asciiTheme="minorHAnsi" w:eastAsia="DengXian" w:hAnsiTheme="minorHAnsi" w:cstheme="minorHAnsi" w:hint="eastAsia"/>
                <w:sz w:val="22"/>
                <w:szCs w:val="22"/>
                <w:lang w:eastAsia="zh-CN"/>
              </w:rPr>
              <w:t>Miscellaneous</w:t>
            </w:r>
            <w:r w:rsidR="000D59C8">
              <w:rPr>
                <w:rFonts w:asciiTheme="minorHAnsi" w:eastAsia="DengXian" w:hAnsiTheme="minorHAnsi" w:cstheme="minorHAnsi" w:hint="eastAsia"/>
                <w:sz w:val="22"/>
                <w:szCs w:val="22"/>
                <w:lang w:eastAsia="zh-CN"/>
              </w:rPr>
              <w:t>: 10,000</w:t>
            </w:r>
          </w:p>
        </w:tc>
      </w:tr>
      <w:tr w:rsidR="002D53ED" w:rsidRPr="00E22826" w14:paraId="4DD84373" w14:textId="77777777" w:rsidTr="002A66E2">
        <w:trPr>
          <w:trHeight w:val="400"/>
        </w:trPr>
        <w:tc>
          <w:tcPr>
            <w:tcW w:w="2126" w:type="dxa"/>
          </w:tcPr>
          <w:p w14:paraId="2E314F2C" w14:textId="68AFD837" w:rsidR="002D53ED" w:rsidRPr="00E22826" w:rsidRDefault="002D53ED">
            <w:pPr>
              <w:autoSpaceDE w:val="0"/>
              <w:autoSpaceDN w:val="0"/>
              <w:adjustRightInd w:val="0"/>
              <w:rPr>
                <w:rFonts w:ascii="Calibri" w:eastAsia="PMingLiU" w:hAnsi="Calibri" w:cs="Calibri"/>
                <w:sz w:val="22"/>
                <w:szCs w:val="22"/>
              </w:rPr>
            </w:pPr>
            <w:r w:rsidRPr="009A29FA">
              <w:rPr>
                <w:rFonts w:ascii="Calibri" w:eastAsia="PMingLiU" w:hAnsi="Calibri" w:cs="Calibri"/>
                <w:b/>
                <w:bCs/>
                <w:sz w:val="22"/>
                <w:szCs w:val="22"/>
              </w:rPr>
              <w:t>Total</w:t>
            </w:r>
          </w:p>
        </w:tc>
        <w:tc>
          <w:tcPr>
            <w:tcW w:w="2268" w:type="dxa"/>
          </w:tcPr>
          <w:p w14:paraId="34B7097A" w14:textId="12E3B119" w:rsidR="002D53ED" w:rsidRPr="00E22826" w:rsidRDefault="00553810">
            <w:pPr>
              <w:autoSpaceDE w:val="0"/>
              <w:autoSpaceDN w:val="0"/>
              <w:adjustRightInd w:val="0"/>
              <w:rPr>
                <w:rFonts w:ascii="Calibri" w:eastAsia="PMingLiU" w:hAnsi="Calibri" w:cs="Calibri"/>
                <w:sz w:val="22"/>
                <w:szCs w:val="22"/>
                <w:lang w:eastAsia="zh-CN"/>
              </w:rPr>
            </w:pPr>
            <w:r>
              <w:rPr>
                <w:rFonts w:ascii="Calibri" w:eastAsia="PMingLiU" w:hAnsi="Calibri" w:cs="Calibri" w:hint="eastAsia"/>
                <w:sz w:val="22"/>
                <w:szCs w:val="22"/>
                <w:lang w:eastAsia="zh-CN"/>
              </w:rPr>
              <w:t>500,000</w:t>
            </w:r>
          </w:p>
        </w:tc>
        <w:tc>
          <w:tcPr>
            <w:tcW w:w="5245" w:type="dxa"/>
          </w:tcPr>
          <w:p w14:paraId="6CF35387" w14:textId="77777777" w:rsidR="002D53ED" w:rsidRPr="00E22826" w:rsidRDefault="002D53ED">
            <w:pPr>
              <w:autoSpaceDE w:val="0"/>
              <w:autoSpaceDN w:val="0"/>
              <w:adjustRightInd w:val="0"/>
              <w:rPr>
                <w:rFonts w:ascii="Calibri" w:eastAsia="PMingLiU" w:hAnsi="Calibri" w:cs="Calibri"/>
                <w:sz w:val="22"/>
                <w:szCs w:val="22"/>
              </w:rPr>
            </w:pPr>
          </w:p>
        </w:tc>
      </w:tr>
    </w:tbl>
    <w:p w14:paraId="3B425F03" w14:textId="063ACC86" w:rsidR="00142E85" w:rsidRPr="000E0818" w:rsidRDefault="00142E85" w:rsidP="006028FC">
      <w:pPr>
        <w:autoSpaceDE w:val="0"/>
        <w:autoSpaceDN w:val="0"/>
        <w:adjustRightInd w:val="0"/>
        <w:spacing w:after="100"/>
        <w:rPr>
          <w:rFonts w:asciiTheme="majorHAnsi" w:eastAsia="PMingLiU" w:hAnsiTheme="majorHAnsi" w:cstheme="majorHAnsi"/>
          <w:i/>
          <w:sz w:val="22"/>
          <w:szCs w:val="22"/>
          <w:lang w:val="en-HK"/>
        </w:rPr>
      </w:pPr>
    </w:p>
    <w:tbl>
      <w:tblPr>
        <w:tblStyle w:val="a9"/>
        <w:tblW w:w="9649" w:type="dxa"/>
        <w:tblInd w:w="421" w:type="dxa"/>
        <w:tblLook w:val="04A0" w:firstRow="1" w:lastRow="0" w:firstColumn="1" w:lastColumn="0" w:noHBand="0" w:noVBand="1"/>
      </w:tblPr>
      <w:tblGrid>
        <w:gridCol w:w="2115"/>
        <w:gridCol w:w="2224"/>
        <w:gridCol w:w="5310"/>
      </w:tblGrid>
      <w:tr w:rsidR="00010885" w14:paraId="48AF12E7" w14:textId="77777777" w:rsidTr="469C6AAB">
        <w:trPr>
          <w:trHeight w:val="327"/>
        </w:trPr>
        <w:tc>
          <w:tcPr>
            <w:tcW w:w="9649" w:type="dxa"/>
            <w:gridSpan w:val="3"/>
          </w:tcPr>
          <w:p w14:paraId="34C03DC4" w14:textId="4803E0B2" w:rsidR="00010885" w:rsidRPr="002A50C6" w:rsidRDefault="00916CE8">
            <w:pPr>
              <w:jc w:val="center"/>
              <w:rPr>
                <w:rFonts w:asciiTheme="minorHAnsi" w:eastAsia="DengXian" w:hAnsiTheme="minorHAnsi" w:cstheme="minorHAnsi"/>
                <w:sz w:val="22"/>
                <w:szCs w:val="22"/>
                <w:lang w:eastAsia="zh-CN"/>
              </w:rPr>
            </w:pPr>
            <w:r>
              <w:rPr>
                <w:rFonts w:asciiTheme="minorHAnsi" w:eastAsia="DengXian" w:hAnsiTheme="minorHAnsi" w:cstheme="minorHAnsi"/>
                <w:sz w:val="22"/>
                <w:szCs w:val="22"/>
                <w:lang w:eastAsia="zh-CN"/>
              </w:rPr>
              <w:lastRenderedPageBreak/>
              <w:t>O</w:t>
            </w:r>
            <w:r w:rsidR="00F62749">
              <w:rPr>
                <w:rFonts w:asciiTheme="minorHAnsi" w:eastAsia="DengXian" w:hAnsiTheme="minorHAnsi" w:cstheme="minorHAnsi"/>
                <w:sz w:val="22"/>
                <w:szCs w:val="22"/>
                <w:lang w:eastAsia="zh-CN"/>
              </w:rPr>
              <w:t>n</w:t>
            </w:r>
            <w:r w:rsidR="00010885">
              <w:rPr>
                <w:rFonts w:asciiTheme="minorHAnsi" w:eastAsia="DengXian" w:hAnsiTheme="minorHAnsi" w:cstheme="minorHAnsi" w:hint="eastAsia"/>
                <w:sz w:val="22"/>
                <w:szCs w:val="22"/>
                <w:lang w:eastAsia="zh-CN"/>
              </w:rPr>
              <w:t xml:space="preserve"> HKUS</w:t>
            </w:r>
            <w:r w:rsidR="00FF7B31">
              <w:rPr>
                <w:rFonts w:asciiTheme="minorHAnsi" w:eastAsia="DengXian" w:hAnsiTheme="minorHAnsi" w:cstheme="minorHAnsi"/>
                <w:sz w:val="22"/>
                <w:szCs w:val="22"/>
                <w:lang w:eastAsia="zh-CN"/>
              </w:rPr>
              <w:t>T</w:t>
            </w:r>
            <w:r w:rsidR="00010885">
              <w:rPr>
                <w:rFonts w:asciiTheme="minorHAnsi" w:eastAsia="DengXian" w:hAnsiTheme="minorHAnsi" w:cstheme="minorHAnsi" w:hint="eastAsia"/>
                <w:sz w:val="22"/>
                <w:szCs w:val="22"/>
                <w:lang w:eastAsia="zh-CN"/>
              </w:rPr>
              <w:t>(GZ)</w:t>
            </w:r>
            <w:r w:rsidR="00041363">
              <w:rPr>
                <w:rFonts w:asciiTheme="minorHAnsi" w:eastAsia="DengXian" w:hAnsiTheme="minorHAnsi" w:cstheme="minorHAnsi"/>
                <w:sz w:val="22"/>
                <w:szCs w:val="22"/>
                <w:lang w:eastAsia="zh-CN"/>
              </w:rPr>
              <w:t xml:space="preserve"> campus</w:t>
            </w:r>
          </w:p>
        </w:tc>
      </w:tr>
      <w:tr w:rsidR="00010885" w14:paraId="6B00061D" w14:textId="77777777" w:rsidTr="469C6AAB">
        <w:trPr>
          <w:trHeight w:val="349"/>
        </w:trPr>
        <w:tc>
          <w:tcPr>
            <w:tcW w:w="2115" w:type="dxa"/>
            <w:shd w:val="clear" w:color="auto" w:fill="D0CECE" w:themeFill="background2" w:themeFillShade="E6"/>
          </w:tcPr>
          <w:p w14:paraId="4D19C4B8" w14:textId="77777777" w:rsidR="00010885" w:rsidRPr="002A50C6" w:rsidRDefault="00010885">
            <w:pPr>
              <w:jc w:val="center"/>
              <w:rPr>
                <w:rFonts w:asciiTheme="minorHAnsi" w:eastAsia="DengXian" w:hAnsiTheme="minorHAnsi" w:cstheme="minorHAnsi"/>
                <w:sz w:val="22"/>
                <w:szCs w:val="22"/>
                <w:lang w:eastAsia="zh-CN"/>
              </w:rPr>
            </w:pPr>
            <w:r>
              <w:rPr>
                <w:rFonts w:asciiTheme="minorHAnsi" w:eastAsia="DengXian" w:hAnsiTheme="minorHAnsi" w:cstheme="minorHAnsi" w:hint="eastAsia"/>
                <w:sz w:val="22"/>
                <w:szCs w:val="22"/>
                <w:lang w:eastAsia="zh-CN"/>
              </w:rPr>
              <w:t>Calendar Year</w:t>
            </w:r>
          </w:p>
        </w:tc>
        <w:tc>
          <w:tcPr>
            <w:tcW w:w="2224" w:type="dxa"/>
            <w:shd w:val="clear" w:color="auto" w:fill="D0CECE" w:themeFill="background2" w:themeFillShade="E6"/>
          </w:tcPr>
          <w:p w14:paraId="56141621" w14:textId="35868592" w:rsidR="00DA528B" w:rsidRPr="00922828" w:rsidRDefault="00010885" w:rsidP="00922828">
            <w:pPr>
              <w:jc w:val="center"/>
              <w:rPr>
                <w:rFonts w:asciiTheme="minorHAnsi" w:eastAsia="PMingLiU" w:hAnsiTheme="minorHAnsi" w:cstheme="minorHAnsi"/>
                <w:sz w:val="22"/>
                <w:szCs w:val="22"/>
              </w:rPr>
            </w:pPr>
            <w:r w:rsidRPr="5562315E">
              <w:rPr>
                <w:rFonts w:asciiTheme="minorHAnsi" w:eastAsia="DengXian" w:hAnsiTheme="minorHAnsi" w:cstheme="minorBidi"/>
                <w:sz w:val="22"/>
                <w:szCs w:val="22"/>
                <w:lang w:eastAsia="zh-CN"/>
              </w:rPr>
              <w:t>Amount (RMB)</w:t>
            </w:r>
          </w:p>
        </w:tc>
        <w:tc>
          <w:tcPr>
            <w:tcW w:w="5310" w:type="dxa"/>
            <w:shd w:val="clear" w:color="auto" w:fill="D0CECE" w:themeFill="background2" w:themeFillShade="E6"/>
          </w:tcPr>
          <w:p w14:paraId="4611D11F" w14:textId="4702EB92" w:rsidR="00010885" w:rsidRPr="002A50C6" w:rsidRDefault="00010885">
            <w:pPr>
              <w:jc w:val="center"/>
              <w:rPr>
                <w:rFonts w:asciiTheme="minorHAnsi" w:eastAsia="DengXian" w:hAnsiTheme="minorHAnsi" w:cstheme="minorHAnsi"/>
                <w:sz w:val="22"/>
                <w:szCs w:val="22"/>
                <w:lang w:eastAsia="zh-CN"/>
              </w:rPr>
            </w:pPr>
            <w:r>
              <w:rPr>
                <w:rFonts w:asciiTheme="minorHAnsi" w:eastAsia="DengXian" w:hAnsiTheme="minorHAnsi" w:cstheme="minorHAnsi" w:hint="eastAsia"/>
                <w:sz w:val="22"/>
                <w:szCs w:val="22"/>
                <w:lang w:eastAsia="zh-CN"/>
              </w:rPr>
              <w:t>Justification</w:t>
            </w:r>
          </w:p>
        </w:tc>
      </w:tr>
      <w:tr w:rsidR="00DD3EF5" w14:paraId="606FEB4D" w14:textId="77777777" w:rsidTr="469C6AAB">
        <w:trPr>
          <w:trHeight w:val="1014"/>
        </w:trPr>
        <w:tc>
          <w:tcPr>
            <w:tcW w:w="2115" w:type="dxa"/>
          </w:tcPr>
          <w:p w14:paraId="7AF78888" w14:textId="1E1C4923" w:rsidR="00DD3EF5" w:rsidRPr="002A50C6" w:rsidRDefault="00DD3EF5" w:rsidP="00DD3EF5">
            <w:pPr>
              <w:rPr>
                <w:rFonts w:asciiTheme="minorHAnsi" w:eastAsia="DengXian" w:hAnsiTheme="minorHAnsi" w:cstheme="minorHAnsi"/>
                <w:sz w:val="22"/>
                <w:szCs w:val="22"/>
                <w:lang w:eastAsia="zh-CN"/>
              </w:rPr>
            </w:pPr>
            <w:r>
              <w:rPr>
                <w:rFonts w:ascii="Calibri" w:eastAsia="DengXian" w:hAnsi="Calibri" w:cs="Calibri" w:hint="eastAsia"/>
                <w:sz w:val="22"/>
                <w:szCs w:val="22"/>
                <w:lang w:eastAsia="zh-CN"/>
              </w:rPr>
              <w:t>F</w:t>
            </w:r>
            <w:r>
              <w:rPr>
                <w:rFonts w:ascii="Calibri" w:eastAsia="PMingLiU" w:hAnsi="Calibri" w:cs="Calibri"/>
                <w:sz w:val="22"/>
                <w:szCs w:val="22"/>
              </w:rPr>
              <w:t>rom 1 January to 31 December 2026</w:t>
            </w:r>
          </w:p>
        </w:tc>
        <w:tc>
          <w:tcPr>
            <w:tcW w:w="2224" w:type="dxa"/>
          </w:tcPr>
          <w:p w14:paraId="053DCF4F" w14:textId="1B36861C" w:rsidR="00DD3EF5" w:rsidRPr="002A50C6" w:rsidRDefault="00DD3EF5" w:rsidP="00DD3EF5">
            <w:pPr>
              <w:rPr>
                <w:rFonts w:asciiTheme="minorHAnsi" w:eastAsia="PMingLiU" w:hAnsiTheme="minorHAnsi" w:cstheme="minorHAnsi"/>
                <w:sz w:val="22"/>
                <w:szCs w:val="22"/>
              </w:rPr>
            </w:pPr>
            <w:r>
              <w:rPr>
                <w:rFonts w:asciiTheme="minorHAnsi" w:eastAsia="DengXian" w:hAnsiTheme="minorHAnsi" w:cstheme="minorHAnsi" w:hint="eastAsia"/>
                <w:sz w:val="22"/>
                <w:szCs w:val="22"/>
                <w:lang w:eastAsia="zh-CN"/>
              </w:rPr>
              <w:t>2</w:t>
            </w:r>
            <w:r>
              <w:rPr>
                <w:rFonts w:asciiTheme="minorHAnsi" w:eastAsia="DengXian" w:hAnsiTheme="minorHAnsi" w:cstheme="minorHAnsi"/>
                <w:sz w:val="22"/>
                <w:szCs w:val="22"/>
                <w:lang w:eastAsia="zh-CN"/>
              </w:rPr>
              <w:t>6</w:t>
            </w:r>
            <w:r>
              <w:rPr>
                <w:rFonts w:asciiTheme="minorHAnsi" w:eastAsia="DengXian" w:hAnsiTheme="minorHAnsi" w:cstheme="minorHAnsi" w:hint="eastAsia"/>
                <w:sz w:val="22"/>
                <w:szCs w:val="22"/>
                <w:lang w:eastAsia="zh-CN"/>
              </w:rPr>
              <w:t>0,000</w:t>
            </w:r>
          </w:p>
        </w:tc>
        <w:tc>
          <w:tcPr>
            <w:tcW w:w="5310" w:type="dxa"/>
          </w:tcPr>
          <w:p w14:paraId="2A9015B2" w14:textId="77777777" w:rsidR="00DD3EF5" w:rsidRDefault="00DD3EF5" w:rsidP="00DD3EF5">
            <w:pPr>
              <w:pStyle w:val="aa"/>
              <w:numPr>
                <w:ilvl w:val="0"/>
                <w:numId w:val="28"/>
              </w:numPr>
              <w:rPr>
                <w:rFonts w:asciiTheme="minorHAnsi" w:eastAsia="DengXian" w:hAnsiTheme="minorHAnsi" w:cstheme="minorHAnsi"/>
                <w:sz w:val="22"/>
                <w:szCs w:val="22"/>
                <w:lang w:eastAsia="zh-CN"/>
              </w:rPr>
            </w:pPr>
            <w:r>
              <w:rPr>
                <w:rFonts w:asciiTheme="minorHAnsi" w:eastAsia="DengXian" w:hAnsiTheme="minorHAnsi" w:cstheme="minorHAnsi" w:hint="eastAsia"/>
                <w:sz w:val="22"/>
                <w:szCs w:val="22"/>
                <w:lang w:eastAsia="zh-CN"/>
              </w:rPr>
              <w:t xml:space="preserve">Personnel (one </w:t>
            </w:r>
            <w:r>
              <w:rPr>
                <w:rFonts w:asciiTheme="minorHAnsi" w:eastAsia="DengXian" w:hAnsiTheme="minorHAnsi" w:cstheme="minorHAnsi"/>
                <w:sz w:val="22"/>
                <w:szCs w:val="22"/>
                <w:lang w:eastAsia="zh-CN"/>
              </w:rPr>
              <w:t>post-doc</w:t>
            </w:r>
            <w:r>
              <w:rPr>
                <w:rFonts w:asciiTheme="minorHAnsi" w:eastAsia="DengXian" w:hAnsiTheme="minorHAnsi" w:cstheme="minorHAnsi" w:hint="eastAsia"/>
                <w:sz w:val="22"/>
                <w:szCs w:val="22"/>
                <w:lang w:eastAsia="zh-CN"/>
              </w:rPr>
              <w:t xml:space="preserve"> </w:t>
            </w:r>
            <w:r>
              <w:rPr>
                <w:rFonts w:asciiTheme="minorHAnsi" w:eastAsia="DengXian" w:hAnsiTheme="minorHAnsi" w:cstheme="minorHAnsi"/>
                <w:sz w:val="22"/>
                <w:szCs w:val="22"/>
                <w:lang w:eastAsia="zh-CN"/>
              </w:rPr>
              <w:t xml:space="preserve">or RA </w:t>
            </w:r>
            <w:r>
              <w:rPr>
                <w:rFonts w:asciiTheme="minorHAnsi" w:eastAsia="DengXian" w:hAnsiTheme="minorHAnsi" w:cstheme="minorHAnsi" w:hint="eastAsia"/>
                <w:sz w:val="22"/>
                <w:szCs w:val="22"/>
                <w:lang w:eastAsia="zh-CN"/>
              </w:rPr>
              <w:t>shared between HKUST AND HKUST(GZ)): 120,000</w:t>
            </w:r>
          </w:p>
          <w:p w14:paraId="749D0ACD" w14:textId="77777777" w:rsidR="00DD3EF5" w:rsidRDefault="00DD3EF5" w:rsidP="00DD3EF5">
            <w:pPr>
              <w:pStyle w:val="aa"/>
              <w:numPr>
                <w:ilvl w:val="0"/>
                <w:numId w:val="28"/>
              </w:numPr>
              <w:ind w:left="343"/>
              <w:rPr>
                <w:rFonts w:asciiTheme="minorHAnsi" w:eastAsia="DengXian" w:hAnsiTheme="minorHAnsi" w:cstheme="minorHAnsi"/>
                <w:sz w:val="22"/>
                <w:szCs w:val="22"/>
                <w:lang w:eastAsia="zh-CN"/>
              </w:rPr>
            </w:pPr>
            <w:r w:rsidRPr="009269FF">
              <w:rPr>
                <w:rFonts w:asciiTheme="minorHAnsi" w:eastAsia="DengXian" w:hAnsiTheme="minorHAnsi" w:cstheme="minorHAnsi"/>
                <w:sz w:val="22"/>
                <w:szCs w:val="22"/>
                <w:lang w:eastAsia="zh-CN"/>
              </w:rPr>
              <w:t>Equipment</w:t>
            </w:r>
            <w:r>
              <w:rPr>
                <w:rFonts w:asciiTheme="minorHAnsi" w:eastAsia="DengXian" w:hAnsiTheme="minorHAnsi" w:cstheme="minorHAnsi"/>
                <w:sz w:val="22"/>
                <w:szCs w:val="22"/>
                <w:lang w:eastAsia="zh-CN"/>
              </w:rPr>
              <w:t xml:space="preserve">, </w:t>
            </w:r>
            <w:r w:rsidRPr="009269FF">
              <w:rPr>
                <w:rFonts w:asciiTheme="minorHAnsi" w:eastAsia="DengXian" w:hAnsiTheme="minorHAnsi" w:cstheme="minorHAnsi"/>
                <w:sz w:val="22"/>
                <w:szCs w:val="22"/>
                <w:lang w:eastAsia="zh-CN"/>
              </w:rPr>
              <w:t>Computing Resources</w:t>
            </w:r>
            <w:r>
              <w:rPr>
                <w:rFonts w:asciiTheme="minorHAnsi" w:eastAsia="DengXian" w:hAnsiTheme="minorHAnsi" w:cstheme="minorHAnsi"/>
                <w:sz w:val="22"/>
                <w:szCs w:val="22"/>
                <w:lang w:eastAsia="zh-CN"/>
              </w:rPr>
              <w:t>, Data</w:t>
            </w:r>
            <w:r>
              <w:rPr>
                <w:rFonts w:asciiTheme="minorHAnsi" w:eastAsia="DengXian" w:hAnsiTheme="minorHAnsi" w:cstheme="minorHAnsi" w:hint="eastAsia"/>
                <w:sz w:val="22"/>
                <w:szCs w:val="22"/>
                <w:lang w:eastAsia="zh-CN"/>
              </w:rPr>
              <w:t xml:space="preserve">: </w:t>
            </w:r>
            <w:r>
              <w:rPr>
                <w:rFonts w:asciiTheme="minorHAnsi" w:eastAsia="DengXian" w:hAnsiTheme="minorHAnsi" w:cstheme="minorHAnsi"/>
                <w:sz w:val="22"/>
                <w:szCs w:val="22"/>
                <w:lang w:eastAsia="zh-CN"/>
              </w:rPr>
              <w:t>5</w:t>
            </w:r>
            <w:r>
              <w:rPr>
                <w:rFonts w:asciiTheme="minorHAnsi" w:eastAsia="DengXian" w:hAnsiTheme="minorHAnsi" w:cstheme="minorHAnsi" w:hint="eastAsia"/>
                <w:sz w:val="22"/>
                <w:szCs w:val="22"/>
                <w:lang w:eastAsia="zh-CN"/>
              </w:rPr>
              <w:t>0,000</w:t>
            </w:r>
          </w:p>
          <w:p w14:paraId="47B46311" w14:textId="77777777" w:rsidR="00DD3EF5" w:rsidRDefault="00DD3EF5" w:rsidP="00DD3EF5">
            <w:pPr>
              <w:pStyle w:val="aa"/>
              <w:numPr>
                <w:ilvl w:val="0"/>
                <w:numId w:val="28"/>
              </w:numPr>
              <w:ind w:left="343"/>
              <w:rPr>
                <w:rFonts w:asciiTheme="minorHAnsi" w:eastAsia="DengXian" w:hAnsiTheme="minorHAnsi" w:cstheme="minorHAnsi"/>
                <w:sz w:val="22"/>
                <w:szCs w:val="22"/>
                <w:lang w:eastAsia="zh-CN"/>
              </w:rPr>
            </w:pPr>
            <w:r>
              <w:rPr>
                <w:rFonts w:asciiTheme="minorHAnsi" w:eastAsia="DengXian" w:hAnsiTheme="minorHAnsi" w:cstheme="minorHAnsi" w:hint="eastAsia"/>
                <w:sz w:val="22"/>
                <w:szCs w:val="22"/>
                <w:lang w:eastAsia="zh-CN"/>
              </w:rPr>
              <w:t>Travel: 20,000</w:t>
            </w:r>
          </w:p>
          <w:p w14:paraId="53AD046C" w14:textId="77777777" w:rsidR="00DD3EF5" w:rsidRDefault="00DD3EF5" w:rsidP="00DD3EF5">
            <w:pPr>
              <w:pStyle w:val="aa"/>
              <w:numPr>
                <w:ilvl w:val="0"/>
                <w:numId w:val="28"/>
              </w:numPr>
              <w:ind w:left="343"/>
              <w:rPr>
                <w:rFonts w:asciiTheme="minorHAnsi" w:eastAsia="DengXian" w:hAnsiTheme="minorHAnsi" w:cstheme="minorHAnsi"/>
                <w:sz w:val="22"/>
                <w:szCs w:val="22"/>
                <w:lang w:eastAsia="zh-CN"/>
              </w:rPr>
            </w:pPr>
            <w:r w:rsidRPr="00572B85">
              <w:rPr>
                <w:rFonts w:asciiTheme="minorHAnsi" w:eastAsia="DengXian" w:hAnsiTheme="minorHAnsi" w:cstheme="minorHAnsi"/>
                <w:sz w:val="22"/>
                <w:szCs w:val="22"/>
                <w:lang w:eastAsia="zh-CN"/>
              </w:rPr>
              <w:t xml:space="preserve">Cross-campus </w:t>
            </w:r>
            <w:r>
              <w:rPr>
                <w:rFonts w:asciiTheme="minorHAnsi" w:eastAsia="DengXian" w:hAnsiTheme="minorHAnsi" w:cstheme="minorHAnsi" w:hint="eastAsia"/>
                <w:sz w:val="22"/>
                <w:szCs w:val="22"/>
                <w:lang w:eastAsia="zh-CN"/>
              </w:rPr>
              <w:t xml:space="preserve">event: </w:t>
            </w:r>
            <w:r>
              <w:rPr>
                <w:rFonts w:asciiTheme="minorHAnsi" w:eastAsia="DengXian" w:hAnsiTheme="minorHAnsi" w:cstheme="minorHAnsi"/>
                <w:sz w:val="22"/>
                <w:szCs w:val="22"/>
                <w:lang w:eastAsia="zh-CN"/>
              </w:rPr>
              <w:t>4</w:t>
            </w:r>
            <w:r>
              <w:rPr>
                <w:rFonts w:asciiTheme="minorHAnsi" w:eastAsia="DengXian" w:hAnsiTheme="minorHAnsi" w:cstheme="minorHAnsi" w:hint="eastAsia"/>
                <w:sz w:val="22"/>
                <w:szCs w:val="22"/>
                <w:lang w:eastAsia="zh-CN"/>
              </w:rPr>
              <w:t>0,000</w:t>
            </w:r>
          </w:p>
          <w:p w14:paraId="2F46AD97" w14:textId="49AED84E" w:rsidR="00DD3EF5" w:rsidRPr="00DD3EF5" w:rsidRDefault="00DD3EF5" w:rsidP="00DD3EF5">
            <w:pPr>
              <w:pStyle w:val="aa"/>
              <w:numPr>
                <w:ilvl w:val="0"/>
                <w:numId w:val="28"/>
              </w:numPr>
              <w:ind w:left="343"/>
              <w:rPr>
                <w:rFonts w:asciiTheme="minorHAnsi" w:eastAsia="DengXian" w:hAnsiTheme="minorHAnsi" w:cstheme="minorHAnsi"/>
                <w:sz w:val="22"/>
                <w:szCs w:val="22"/>
                <w:lang w:eastAsia="zh-CN"/>
              </w:rPr>
            </w:pPr>
            <w:r w:rsidRPr="00DD3EF5">
              <w:rPr>
                <w:rFonts w:asciiTheme="minorHAnsi" w:eastAsia="DengXian" w:hAnsiTheme="minorHAnsi" w:cstheme="minorHAnsi" w:hint="eastAsia"/>
                <w:sz w:val="22"/>
                <w:szCs w:val="22"/>
                <w:lang w:eastAsia="zh-CN"/>
              </w:rPr>
              <w:t>Conference and publication: 30,000</w:t>
            </w:r>
          </w:p>
        </w:tc>
      </w:tr>
      <w:tr w:rsidR="00DD3EF5" w14:paraId="291448C4" w14:textId="77777777" w:rsidTr="469C6AAB">
        <w:trPr>
          <w:trHeight w:val="1114"/>
        </w:trPr>
        <w:tc>
          <w:tcPr>
            <w:tcW w:w="2115" w:type="dxa"/>
          </w:tcPr>
          <w:p w14:paraId="40A2DEAF" w14:textId="7F14918A" w:rsidR="00DD3EF5" w:rsidRPr="002A50C6" w:rsidRDefault="00DD3EF5" w:rsidP="00DD3EF5">
            <w:pPr>
              <w:rPr>
                <w:rFonts w:asciiTheme="minorHAnsi" w:eastAsia="DengXian" w:hAnsiTheme="minorHAnsi" w:cstheme="minorHAnsi"/>
                <w:sz w:val="22"/>
                <w:szCs w:val="22"/>
                <w:lang w:eastAsia="zh-CN"/>
              </w:rPr>
            </w:pPr>
            <w:r>
              <w:rPr>
                <w:rFonts w:ascii="Calibri" w:eastAsia="DengXian" w:hAnsi="Calibri" w:cs="Calibri" w:hint="eastAsia"/>
                <w:sz w:val="22"/>
                <w:szCs w:val="22"/>
                <w:lang w:eastAsia="zh-CN"/>
              </w:rPr>
              <w:t>F</w:t>
            </w:r>
            <w:r>
              <w:rPr>
                <w:rFonts w:ascii="Calibri" w:eastAsia="PMingLiU" w:hAnsi="Calibri" w:cs="Calibri"/>
                <w:sz w:val="22"/>
                <w:szCs w:val="22"/>
              </w:rPr>
              <w:t>rom 1 January to 31 December 2027</w:t>
            </w:r>
          </w:p>
        </w:tc>
        <w:tc>
          <w:tcPr>
            <w:tcW w:w="2224" w:type="dxa"/>
          </w:tcPr>
          <w:p w14:paraId="4345C720" w14:textId="0B857329" w:rsidR="00DD3EF5" w:rsidRPr="002A50C6" w:rsidRDefault="00DD3EF5" w:rsidP="00DD3EF5">
            <w:pPr>
              <w:rPr>
                <w:rFonts w:asciiTheme="minorHAnsi" w:eastAsia="PMingLiU" w:hAnsiTheme="minorHAnsi" w:cstheme="minorHAnsi"/>
                <w:sz w:val="22"/>
                <w:szCs w:val="22"/>
              </w:rPr>
            </w:pPr>
            <w:r>
              <w:rPr>
                <w:rFonts w:asciiTheme="minorHAnsi" w:eastAsia="DengXian" w:hAnsiTheme="minorHAnsi" w:cstheme="minorHAnsi" w:hint="eastAsia"/>
                <w:sz w:val="22"/>
                <w:szCs w:val="22"/>
                <w:lang w:eastAsia="zh-CN"/>
              </w:rPr>
              <w:t>2</w:t>
            </w:r>
            <w:r>
              <w:rPr>
                <w:rFonts w:asciiTheme="minorHAnsi" w:eastAsia="DengXian" w:hAnsiTheme="minorHAnsi" w:cstheme="minorHAnsi"/>
                <w:sz w:val="22"/>
                <w:szCs w:val="22"/>
                <w:lang w:eastAsia="zh-CN"/>
              </w:rPr>
              <w:t>4</w:t>
            </w:r>
            <w:r>
              <w:rPr>
                <w:rFonts w:asciiTheme="minorHAnsi" w:eastAsia="DengXian" w:hAnsiTheme="minorHAnsi" w:cstheme="minorHAnsi" w:hint="eastAsia"/>
                <w:sz w:val="22"/>
                <w:szCs w:val="22"/>
                <w:lang w:eastAsia="zh-CN"/>
              </w:rPr>
              <w:t>0,000</w:t>
            </w:r>
          </w:p>
        </w:tc>
        <w:tc>
          <w:tcPr>
            <w:tcW w:w="5310" w:type="dxa"/>
          </w:tcPr>
          <w:p w14:paraId="08D87A78" w14:textId="77777777" w:rsidR="00DD3EF5" w:rsidRDefault="00DD3EF5" w:rsidP="00DD3EF5">
            <w:pPr>
              <w:pStyle w:val="aa"/>
              <w:numPr>
                <w:ilvl w:val="0"/>
                <w:numId w:val="22"/>
              </w:numPr>
              <w:ind w:left="343"/>
              <w:rPr>
                <w:rFonts w:asciiTheme="minorHAnsi" w:eastAsia="DengXian" w:hAnsiTheme="minorHAnsi" w:cstheme="minorHAnsi"/>
                <w:sz w:val="22"/>
                <w:szCs w:val="22"/>
                <w:lang w:eastAsia="zh-CN"/>
              </w:rPr>
            </w:pPr>
            <w:r>
              <w:rPr>
                <w:rFonts w:asciiTheme="minorHAnsi" w:eastAsia="DengXian" w:hAnsiTheme="minorHAnsi" w:cstheme="minorHAnsi" w:hint="eastAsia"/>
                <w:sz w:val="22"/>
                <w:szCs w:val="22"/>
                <w:lang w:eastAsia="zh-CN"/>
              </w:rPr>
              <w:t xml:space="preserve">Personnel (one </w:t>
            </w:r>
            <w:r>
              <w:rPr>
                <w:rFonts w:asciiTheme="minorHAnsi" w:eastAsia="DengXian" w:hAnsiTheme="minorHAnsi" w:cstheme="minorHAnsi"/>
                <w:sz w:val="22"/>
                <w:szCs w:val="22"/>
                <w:lang w:eastAsia="zh-CN"/>
              </w:rPr>
              <w:t>post-doc</w:t>
            </w:r>
            <w:r>
              <w:rPr>
                <w:rFonts w:asciiTheme="minorHAnsi" w:eastAsia="DengXian" w:hAnsiTheme="minorHAnsi" w:cstheme="minorHAnsi" w:hint="eastAsia"/>
                <w:sz w:val="22"/>
                <w:szCs w:val="22"/>
                <w:lang w:eastAsia="zh-CN"/>
              </w:rPr>
              <w:t xml:space="preserve"> </w:t>
            </w:r>
            <w:r>
              <w:rPr>
                <w:rFonts w:asciiTheme="minorHAnsi" w:eastAsia="DengXian" w:hAnsiTheme="minorHAnsi" w:cstheme="minorHAnsi"/>
                <w:sz w:val="22"/>
                <w:szCs w:val="22"/>
                <w:lang w:eastAsia="zh-CN"/>
              </w:rPr>
              <w:t xml:space="preserve">or RA </w:t>
            </w:r>
            <w:r>
              <w:rPr>
                <w:rFonts w:asciiTheme="minorHAnsi" w:eastAsia="DengXian" w:hAnsiTheme="minorHAnsi" w:cstheme="minorHAnsi" w:hint="eastAsia"/>
                <w:sz w:val="22"/>
                <w:szCs w:val="22"/>
                <w:lang w:eastAsia="zh-CN"/>
              </w:rPr>
              <w:t>shared between HKUST AND HKUST(GZ)): 120,000</w:t>
            </w:r>
          </w:p>
          <w:p w14:paraId="73DF100D" w14:textId="77777777" w:rsidR="00DD3EF5" w:rsidRDefault="00DD3EF5" w:rsidP="00DD3EF5">
            <w:pPr>
              <w:pStyle w:val="aa"/>
              <w:numPr>
                <w:ilvl w:val="0"/>
                <w:numId w:val="22"/>
              </w:numPr>
              <w:ind w:left="343"/>
              <w:rPr>
                <w:rFonts w:asciiTheme="minorHAnsi" w:eastAsia="DengXian" w:hAnsiTheme="minorHAnsi" w:cstheme="minorHAnsi"/>
                <w:sz w:val="22"/>
                <w:szCs w:val="22"/>
                <w:lang w:eastAsia="zh-CN"/>
              </w:rPr>
            </w:pPr>
            <w:r w:rsidRPr="009269FF">
              <w:rPr>
                <w:rFonts w:asciiTheme="minorHAnsi" w:eastAsia="DengXian" w:hAnsiTheme="minorHAnsi" w:cstheme="minorHAnsi"/>
                <w:sz w:val="22"/>
                <w:szCs w:val="22"/>
                <w:lang w:eastAsia="zh-CN"/>
              </w:rPr>
              <w:t>Equipment and Computing Resources</w:t>
            </w:r>
            <w:r>
              <w:rPr>
                <w:rFonts w:asciiTheme="minorHAnsi" w:eastAsia="DengXian" w:hAnsiTheme="minorHAnsi" w:cstheme="minorHAnsi" w:hint="eastAsia"/>
                <w:sz w:val="22"/>
                <w:szCs w:val="22"/>
                <w:lang w:eastAsia="zh-CN"/>
              </w:rPr>
              <w:t>: 50,000</w:t>
            </w:r>
          </w:p>
          <w:p w14:paraId="4F77C758" w14:textId="77777777" w:rsidR="00DD3EF5" w:rsidRDefault="00DD3EF5" w:rsidP="00DD3EF5">
            <w:pPr>
              <w:pStyle w:val="aa"/>
              <w:numPr>
                <w:ilvl w:val="0"/>
                <w:numId w:val="22"/>
              </w:numPr>
              <w:ind w:left="343"/>
              <w:rPr>
                <w:rFonts w:asciiTheme="minorHAnsi" w:eastAsia="DengXian" w:hAnsiTheme="minorHAnsi" w:cstheme="minorHAnsi"/>
                <w:sz w:val="22"/>
                <w:szCs w:val="22"/>
                <w:lang w:eastAsia="zh-CN"/>
              </w:rPr>
            </w:pPr>
            <w:r>
              <w:rPr>
                <w:rFonts w:asciiTheme="minorHAnsi" w:eastAsia="DengXian" w:hAnsiTheme="minorHAnsi" w:cstheme="minorHAnsi"/>
                <w:sz w:val="22"/>
                <w:szCs w:val="22"/>
                <w:lang w:eastAsia="zh-CN"/>
              </w:rPr>
              <w:t>Travel: 20,000</w:t>
            </w:r>
          </w:p>
          <w:p w14:paraId="41276824" w14:textId="77777777" w:rsidR="00DD3EF5" w:rsidDel="005938E7" w:rsidRDefault="00DD3EF5" w:rsidP="469C6AAB">
            <w:pPr>
              <w:pStyle w:val="aa"/>
              <w:numPr>
                <w:ilvl w:val="0"/>
                <w:numId w:val="22"/>
              </w:numPr>
              <w:ind w:left="343"/>
              <w:rPr>
                <w:del w:id="55" w:author="叶鸿 徐" w:date="2025-11-22T16:59:00Z" w16du:dateUtc="2025-11-22T08:59:00Z"/>
                <w:rFonts w:asciiTheme="minorHAnsi" w:eastAsia="DengXian" w:hAnsiTheme="minorHAnsi" w:cstheme="minorHAnsi"/>
                <w:sz w:val="22"/>
                <w:szCs w:val="22"/>
                <w:lang w:eastAsia="zh-CN"/>
              </w:rPr>
            </w:pPr>
            <w:r w:rsidRPr="00572B85">
              <w:rPr>
                <w:rFonts w:asciiTheme="minorHAnsi" w:eastAsia="DengXian" w:hAnsiTheme="minorHAnsi" w:cstheme="minorHAnsi"/>
                <w:sz w:val="22"/>
                <w:szCs w:val="22"/>
                <w:lang w:eastAsia="zh-CN"/>
              </w:rPr>
              <w:t xml:space="preserve">Cross-campus Collaboration and </w:t>
            </w:r>
            <w:r>
              <w:rPr>
                <w:rFonts w:asciiTheme="minorHAnsi" w:eastAsia="DengXian" w:hAnsiTheme="minorHAnsi" w:cstheme="minorHAnsi" w:hint="eastAsia"/>
                <w:sz w:val="22"/>
                <w:szCs w:val="22"/>
                <w:lang w:eastAsia="zh-CN"/>
              </w:rPr>
              <w:t>event: 20,000</w:t>
            </w:r>
          </w:p>
          <w:p w14:paraId="422F5091" w14:textId="77777777" w:rsidR="005938E7" w:rsidRDefault="005938E7" w:rsidP="00DD3EF5">
            <w:pPr>
              <w:pStyle w:val="aa"/>
              <w:numPr>
                <w:ilvl w:val="0"/>
                <w:numId w:val="22"/>
              </w:numPr>
              <w:ind w:left="343"/>
              <w:rPr>
                <w:ins w:id="56" w:author="叶鸿 徐" w:date="2025-11-22T16:59:00Z" w16du:dateUtc="2025-11-22T08:59:00Z"/>
                <w:rFonts w:asciiTheme="minorHAnsi" w:eastAsia="DengXian" w:hAnsiTheme="minorHAnsi" w:cstheme="minorHAnsi"/>
                <w:sz w:val="22"/>
                <w:szCs w:val="22"/>
                <w:lang w:eastAsia="zh-CN"/>
              </w:rPr>
            </w:pPr>
          </w:p>
          <w:p w14:paraId="66F4F183" w14:textId="1FD2F982" w:rsidR="00DD3EF5" w:rsidRPr="005938E7" w:rsidRDefault="3BF8CB1B">
            <w:pPr>
              <w:pStyle w:val="aa"/>
              <w:numPr>
                <w:ilvl w:val="0"/>
                <w:numId w:val="22"/>
              </w:numPr>
              <w:ind w:left="343"/>
              <w:rPr>
                <w:rFonts w:asciiTheme="minorHAnsi" w:eastAsia="PMingLiU" w:hAnsiTheme="minorHAnsi" w:cstheme="minorBidi"/>
                <w:sz w:val="22"/>
                <w:szCs w:val="22"/>
                <w:rPrChange w:id="57" w:author="叶鸿 徐" w:date="2025-11-22T16:59:00Z" w16du:dateUtc="2025-11-22T08:59:00Z">
                  <w:rPr>
                    <w:rFonts w:eastAsia="PMingLiU"/>
                  </w:rPr>
                </w:rPrChange>
              </w:rPr>
              <w:pPrChange w:id="58" w:author="叶鸿 徐" w:date="2025-11-22T16:59:00Z" w16du:dateUtc="2025-11-22T08:59:00Z">
                <w:pPr/>
              </w:pPrChange>
            </w:pPr>
            <w:commentRangeStart w:id="59"/>
            <w:r w:rsidRPr="005938E7">
              <w:rPr>
                <w:rFonts w:asciiTheme="minorHAnsi" w:eastAsia="DengXian" w:hAnsiTheme="minorHAnsi" w:cstheme="minorBidi"/>
                <w:sz w:val="22"/>
                <w:szCs w:val="22"/>
                <w:lang w:eastAsia="zh-CN"/>
                <w:rPrChange w:id="60" w:author="叶鸿 徐" w:date="2025-11-22T16:59:00Z" w16du:dateUtc="2025-11-22T08:59:00Z">
                  <w:rPr>
                    <w:rFonts w:eastAsia="DengXian"/>
                    <w:lang w:eastAsia="zh-CN"/>
                  </w:rPr>
                </w:rPrChange>
              </w:rPr>
              <w:t>Conference and publication: 30,000</w:t>
            </w:r>
            <w:commentRangeEnd w:id="59"/>
            <w:r w:rsidR="00DD3EF5">
              <w:commentReference w:id="59"/>
            </w:r>
          </w:p>
        </w:tc>
      </w:tr>
      <w:tr w:rsidR="00740903" w14:paraId="686D492A" w14:textId="77777777" w:rsidTr="469C6AAB">
        <w:trPr>
          <w:trHeight w:val="424"/>
        </w:trPr>
        <w:tc>
          <w:tcPr>
            <w:tcW w:w="2115" w:type="dxa"/>
          </w:tcPr>
          <w:p w14:paraId="13D1BEBC" w14:textId="77777777" w:rsidR="00740903" w:rsidRPr="00A5314D" w:rsidRDefault="00740903" w:rsidP="00740903">
            <w:pPr>
              <w:rPr>
                <w:rFonts w:ascii="Calibri" w:eastAsia="DengXian" w:hAnsi="Calibri" w:cs="Calibri"/>
                <w:b/>
                <w:bCs/>
                <w:sz w:val="22"/>
                <w:szCs w:val="22"/>
                <w:lang w:eastAsia="zh-CN"/>
              </w:rPr>
            </w:pPr>
            <w:r w:rsidRPr="00A5314D">
              <w:rPr>
                <w:rFonts w:ascii="Calibri" w:eastAsia="DengXian" w:hAnsi="Calibri" w:cs="Calibri" w:hint="eastAsia"/>
                <w:b/>
                <w:bCs/>
                <w:sz w:val="22"/>
                <w:szCs w:val="22"/>
                <w:lang w:eastAsia="zh-CN"/>
              </w:rPr>
              <w:t>Total</w:t>
            </w:r>
          </w:p>
        </w:tc>
        <w:tc>
          <w:tcPr>
            <w:tcW w:w="2224" w:type="dxa"/>
          </w:tcPr>
          <w:p w14:paraId="568154BC" w14:textId="56B8AA4A" w:rsidR="00740903" w:rsidRPr="004A55BC" w:rsidRDefault="00740903" w:rsidP="00740903">
            <w:pPr>
              <w:rPr>
                <w:rFonts w:asciiTheme="minorHAnsi" w:eastAsia="PMingLiU" w:hAnsiTheme="minorHAnsi" w:cstheme="minorHAnsi"/>
                <w:sz w:val="22"/>
                <w:szCs w:val="22"/>
              </w:rPr>
            </w:pPr>
            <w:r>
              <w:rPr>
                <w:rFonts w:asciiTheme="minorHAnsi" w:eastAsia="DengXian" w:hAnsiTheme="minorHAnsi" w:cstheme="minorHAnsi" w:hint="eastAsia"/>
                <w:sz w:val="22"/>
                <w:szCs w:val="22"/>
                <w:lang w:eastAsia="zh-CN"/>
              </w:rPr>
              <w:t>500,000</w:t>
            </w:r>
          </w:p>
        </w:tc>
        <w:tc>
          <w:tcPr>
            <w:tcW w:w="5310" w:type="dxa"/>
          </w:tcPr>
          <w:p w14:paraId="708EEBFD" w14:textId="0E0EDAC9" w:rsidR="00740903" w:rsidRPr="004A55BC" w:rsidRDefault="00740903" w:rsidP="00740903">
            <w:pPr>
              <w:rPr>
                <w:rFonts w:asciiTheme="minorHAnsi" w:eastAsia="PMingLiU" w:hAnsiTheme="minorHAnsi" w:cstheme="minorHAnsi"/>
                <w:sz w:val="22"/>
                <w:szCs w:val="22"/>
              </w:rPr>
            </w:pPr>
          </w:p>
        </w:tc>
      </w:tr>
    </w:tbl>
    <w:p w14:paraId="5167254E" w14:textId="77777777" w:rsidR="00142E85" w:rsidRDefault="00142E85" w:rsidP="000B1C0B">
      <w:pPr>
        <w:autoSpaceDE w:val="0"/>
        <w:autoSpaceDN w:val="0"/>
        <w:adjustRightInd w:val="0"/>
        <w:outlineLvl w:val="0"/>
        <w:rPr>
          <w:rFonts w:ascii="Calibri" w:eastAsia="PMingLiU" w:hAnsi="Calibri" w:cs="Calibri"/>
          <w:sz w:val="16"/>
          <w:szCs w:val="16"/>
        </w:rPr>
      </w:pPr>
    </w:p>
    <w:p w14:paraId="76734653" w14:textId="5391E89D" w:rsidR="002A66E2" w:rsidRPr="0051717B" w:rsidRDefault="00D066DF" w:rsidP="0051717B">
      <w:pPr>
        <w:pStyle w:val="aa"/>
        <w:rPr>
          <w:rFonts w:eastAsia="PMingLiU"/>
        </w:rPr>
      </w:pPr>
      <w:r w:rsidRPr="00CF3A39">
        <w:rPr>
          <w:rFonts w:ascii="Calibri" w:eastAsia="DengXian" w:hAnsi="Calibri" w:cs="Calibri" w:hint="eastAsia"/>
          <w:sz w:val="22"/>
          <w:szCs w:val="22"/>
          <w:lang w:eastAsia="zh-CN"/>
        </w:rPr>
        <w:t>Note</w:t>
      </w:r>
      <w:r w:rsidR="00CF3A39" w:rsidRPr="00CF3A39">
        <w:rPr>
          <w:rFonts w:ascii="Calibri" w:eastAsia="DengXian" w:hAnsi="Calibri" w:cs="Calibri" w:hint="eastAsia"/>
          <w:sz w:val="22"/>
          <w:szCs w:val="22"/>
          <w:lang w:eastAsia="zh-CN"/>
        </w:rPr>
        <w:t xml:space="preserve">: </w:t>
      </w:r>
      <w:r w:rsidRPr="00CF3A39">
        <w:rPr>
          <w:rFonts w:ascii="Calibri" w:eastAsia="DengXian" w:hAnsi="Calibri" w:cs="Calibri"/>
          <w:sz w:val="22"/>
          <w:szCs w:val="22"/>
          <w:lang w:eastAsia="zh-CN"/>
        </w:rPr>
        <w:t>Please note that the budget indicated here may differ from the awarded amount and is subject to final approval.</w:t>
      </w:r>
    </w:p>
    <w:p w14:paraId="5993239F" w14:textId="77777777" w:rsidR="00C50636" w:rsidRDefault="00C50636" w:rsidP="000B1C0B">
      <w:pPr>
        <w:autoSpaceDE w:val="0"/>
        <w:autoSpaceDN w:val="0"/>
        <w:adjustRightInd w:val="0"/>
        <w:outlineLvl w:val="0"/>
        <w:rPr>
          <w:rFonts w:ascii="Calibri" w:eastAsia="PMingLiU" w:hAnsi="Calibri" w:cs="Calibri"/>
          <w:sz w:val="16"/>
          <w:szCs w:val="16"/>
          <w:lang w:eastAsia="zh-CN"/>
        </w:rPr>
      </w:pPr>
    </w:p>
    <w:p w14:paraId="464AF5A7" w14:textId="77777777" w:rsidR="00DE146F" w:rsidRDefault="00DE146F" w:rsidP="000B1C0B">
      <w:pPr>
        <w:autoSpaceDE w:val="0"/>
        <w:autoSpaceDN w:val="0"/>
        <w:adjustRightInd w:val="0"/>
        <w:outlineLvl w:val="0"/>
        <w:rPr>
          <w:rFonts w:ascii="Calibri" w:eastAsia="PMingLiU" w:hAnsi="Calibri" w:cs="Calibri"/>
          <w:sz w:val="16"/>
          <w:szCs w:val="16"/>
          <w:lang w:eastAsia="zh-CN"/>
        </w:rPr>
      </w:pPr>
    </w:p>
    <w:p w14:paraId="3A500AD5" w14:textId="16F6FA28" w:rsidR="000B1C0B" w:rsidRPr="00DA3CF2" w:rsidRDefault="000B1C0B" w:rsidP="000B1C0B">
      <w:pPr>
        <w:autoSpaceDE w:val="0"/>
        <w:autoSpaceDN w:val="0"/>
        <w:adjustRightInd w:val="0"/>
        <w:outlineLvl w:val="0"/>
        <w:rPr>
          <w:rFonts w:ascii="Calibri" w:eastAsia="PMingLiU" w:hAnsi="Calibri" w:cs="Calibri"/>
          <w:b/>
          <w:sz w:val="22"/>
          <w:szCs w:val="22"/>
          <w:u w:val="single"/>
        </w:rPr>
      </w:pPr>
      <w:r w:rsidRPr="00E22826">
        <w:rPr>
          <w:rFonts w:ascii="Calibri" w:eastAsia="PMingLiU" w:hAnsi="Calibri" w:cs="Calibri"/>
          <w:b/>
          <w:bCs/>
          <w:sz w:val="22"/>
          <w:szCs w:val="22"/>
          <w:u w:val="single"/>
        </w:rPr>
        <w:t xml:space="preserve">Part </w:t>
      </w:r>
      <w:r>
        <w:rPr>
          <w:rFonts w:ascii="Calibri" w:eastAsia="PMingLiU" w:hAnsi="Calibri" w:cs="Calibri"/>
          <w:b/>
          <w:bCs/>
          <w:sz w:val="22"/>
          <w:szCs w:val="22"/>
          <w:u w:val="single"/>
        </w:rPr>
        <w:t>C</w:t>
      </w:r>
      <w:r w:rsidRPr="00E22826">
        <w:rPr>
          <w:rFonts w:ascii="Calibri" w:eastAsia="PMingLiU" w:hAnsi="Calibri" w:cs="Calibri"/>
          <w:b/>
          <w:bCs/>
          <w:sz w:val="22"/>
          <w:szCs w:val="22"/>
          <w:u w:val="single"/>
        </w:rPr>
        <w:t xml:space="preserve">:  </w:t>
      </w:r>
      <w:r>
        <w:rPr>
          <w:rFonts w:ascii="Calibri" w:eastAsia="PMingLiU" w:hAnsi="Calibri" w:cs="Calibri"/>
          <w:b/>
          <w:bCs/>
          <w:sz w:val="22"/>
          <w:szCs w:val="22"/>
          <w:u w:val="single"/>
        </w:rPr>
        <w:t>Declaration</w:t>
      </w:r>
      <w:r w:rsidR="002B0757">
        <w:rPr>
          <w:rFonts w:ascii="Calibri" w:eastAsia="PMingLiU" w:hAnsi="Calibri" w:cs="Calibri"/>
          <w:b/>
          <w:bCs/>
          <w:sz w:val="22"/>
          <w:szCs w:val="22"/>
          <w:u w:val="single"/>
        </w:rPr>
        <w:t xml:space="preserve"> and Confirmation</w:t>
      </w:r>
    </w:p>
    <w:p w14:paraId="2ACA6C65" w14:textId="77777777" w:rsidR="000B1C0B" w:rsidRDefault="000B1C0B" w:rsidP="00A00D0F">
      <w:pPr>
        <w:autoSpaceDE w:val="0"/>
        <w:autoSpaceDN w:val="0"/>
        <w:adjustRightInd w:val="0"/>
        <w:spacing w:after="100"/>
        <w:ind w:right="522"/>
        <w:rPr>
          <w:rFonts w:ascii="Calibri" w:eastAsia="PMingLiU" w:hAnsi="Calibri" w:cs="Calibri"/>
          <w:b/>
          <w:bCs/>
          <w:sz w:val="22"/>
          <w:szCs w:val="22"/>
        </w:rPr>
      </w:pPr>
    </w:p>
    <w:p w14:paraId="517F6776" w14:textId="5F8C10D1" w:rsidR="00610CC2" w:rsidRDefault="001F6C9E" w:rsidP="00A00D0F">
      <w:pPr>
        <w:autoSpaceDE w:val="0"/>
        <w:autoSpaceDN w:val="0"/>
        <w:adjustRightInd w:val="0"/>
        <w:spacing w:after="100"/>
        <w:ind w:right="522"/>
        <w:rPr>
          <w:rFonts w:ascii="Calibri" w:eastAsia="PMingLiU" w:hAnsi="Calibri" w:cs="Calibri"/>
          <w:b/>
          <w:bCs/>
          <w:sz w:val="22"/>
          <w:szCs w:val="22"/>
        </w:rPr>
      </w:pPr>
      <w:r>
        <w:rPr>
          <w:rFonts w:ascii="Calibri" w:eastAsia="PMingLiU" w:hAnsi="Calibri" w:cs="Calibri"/>
          <w:b/>
          <w:bCs/>
          <w:sz w:val="22"/>
          <w:szCs w:val="22"/>
        </w:rPr>
        <w:t>1</w:t>
      </w:r>
      <w:r w:rsidR="00761B34">
        <w:rPr>
          <w:rFonts w:ascii="Calibri" w:eastAsia="PMingLiU" w:hAnsi="Calibri" w:cs="Calibri"/>
          <w:b/>
          <w:bCs/>
          <w:sz w:val="22"/>
          <w:szCs w:val="22"/>
        </w:rPr>
        <w:t>0</w:t>
      </w:r>
      <w:r w:rsidR="001D1E41" w:rsidRPr="00E22826">
        <w:rPr>
          <w:rFonts w:ascii="Calibri" w:eastAsia="PMingLiU" w:hAnsi="Calibri" w:cs="Calibri"/>
          <w:b/>
          <w:bCs/>
          <w:sz w:val="22"/>
          <w:szCs w:val="22"/>
        </w:rPr>
        <w:t xml:space="preserve">.  </w:t>
      </w:r>
      <w:r w:rsidR="001D1E41">
        <w:rPr>
          <w:rFonts w:ascii="Calibri" w:eastAsia="PMingLiU" w:hAnsi="Calibri" w:cs="Calibri"/>
          <w:b/>
          <w:bCs/>
          <w:sz w:val="22"/>
          <w:szCs w:val="22"/>
        </w:rPr>
        <w:t>Declaration</w:t>
      </w:r>
      <w:r w:rsidR="001D1E41" w:rsidRPr="00E22826">
        <w:rPr>
          <w:rFonts w:ascii="Calibri" w:eastAsia="PMingLiU" w:hAnsi="Calibri" w:cs="Calibri"/>
          <w:b/>
          <w:bCs/>
          <w:sz w:val="22"/>
          <w:szCs w:val="22"/>
        </w:rPr>
        <w:t xml:space="preserve"> </w:t>
      </w:r>
      <w:r w:rsidR="00191629">
        <w:rPr>
          <w:rFonts w:ascii="Calibri" w:eastAsia="PMingLiU" w:hAnsi="Calibri" w:cs="Calibri"/>
          <w:b/>
          <w:bCs/>
          <w:sz w:val="22"/>
          <w:szCs w:val="22"/>
        </w:rPr>
        <w:t>on Ethics and Safety</w:t>
      </w:r>
    </w:p>
    <w:p w14:paraId="09AC3248" w14:textId="77777777" w:rsidR="00A31F0D" w:rsidRDefault="00A31F0D" w:rsidP="001F6C9E">
      <w:pPr>
        <w:autoSpaceDE w:val="0"/>
        <w:autoSpaceDN w:val="0"/>
        <w:adjustRightInd w:val="0"/>
        <w:spacing w:after="100"/>
        <w:ind w:left="426" w:right="522"/>
        <w:rPr>
          <w:rFonts w:ascii="Calibri" w:eastAsia="PMingLiU" w:hAnsi="Calibri" w:cs="Calibri"/>
          <w:sz w:val="22"/>
          <w:szCs w:val="22"/>
        </w:rPr>
      </w:pPr>
    </w:p>
    <w:p w14:paraId="1BA883BD" w14:textId="0221E06B" w:rsidR="00A31F0D" w:rsidRPr="00C61192" w:rsidRDefault="00EE63F8" w:rsidP="001F6C9E">
      <w:pPr>
        <w:autoSpaceDE w:val="0"/>
        <w:autoSpaceDN w:val="0"/>
        <w:adjustRightInd w:val="0"/>
        <w:spacing w:after="100"/>
        <w:ind w:left="426" w:right="522"/>
        <w:rPr>
          <w:rFonts w:ascii="Calibri" w:eastAsia="PMingLiU" w:hAnsi="Calibri" w:cs="Calibri"/>
          <w:sz w:val="22"/>
          <w:szCs w:val="22"/>
          <w:u w:val="single"/>
        </w:rPr>
      </w:pPr>
      <w:r w:rsidRPr="00C61192">
        <w:rPr>
          <w:rFonts w:ascii="Calibri" w:eastAsia="PMingLiU" w:hAnsi="Calibri" w:cs="Calibri"/>
          <w:sz w:val="22"/>
          <w:szCs w:val="22"/>
          <w:u w:val="single"/>
        </w:rPr>
        <w:t>For PI at HKUST</w:t>
      </w:r>
    </w:p>
    <w:p w14:paraId="3A32D4C9" w14:textId="12A6BD6C" w:rsidR="008D35C3" w:rsidRPr="001F6C9E" w:rsidRDefault="008D35C3" w:rsidP="001F6C9E">
      <w:pPr>
        <w:autoSpaceDE w:val="0"/>
        <w:autoSpaceDN w:val="0"/>
        <w:adjustRightInd w:val="0"/>
        <w:spacing w:after="100"/>
        <w:ind w:left="426" w:right="522"/>
        <w:rPr>
          <w:rFonts w:ascii="Calibri" w:eastAsia="PMingLiU" w:hAnsi="Calibri" w:cs="Calibri"/>
          <w:sz w:val="22"/>
          <w:szCs w:val="22"/>
        </w:rPr>
      </w:pPr>
      <w:r w:rsidRPr="001F6C9E">
        <w:rPr>
          <w:rFonts w:ascii="Calibri" w:eastAsia="PMingLiU" w:hAnsi="Calibri" w:cs="Calibri"/>
          <w:sz w:val="22"/>
          <w:szCs w:val="22"/>
        </w:rPr>
        <w:t xml:space="preserve">Please provide a valid </w:t>
      </w:r>
      <w:r w:rsidR="001903AB">
        <w:rPr>
          <w:rFonts w:ascii="Calibri" w:eastAsia="PMingLiU" w:hAnsi="Calibri" w:cs="Calibri"/>
          <w:sz w:val="22"/>
          <w:szCs w:val="22"/>
        </w:rPr>
        <w:t>T</w:t>
      </w:r>
      <w:r w:rsidRPr="001F6C9E">
        <w:rPr>
          <w:rFonts w:ascii="Calibri" w:eastAsia="PMingLiU" w:hAnsi="Calibri" w:cs="Calibri"/>
          <w:sz w:val="22"/>
          <w:szCs w:val="22"/>
        </w:rPr>
        <w:t>ick@</w:t>
      </w:r>
      <w:r w:rsidR="001903AB">
        <w:rPr>
          <w:rFonts w:ascii="Calibri" w:eastAsia="PMingLiU" w:hAnsi="Calibri" w:cs="Calibri"/>
          <w:sz w:val="22"/>
          <w:szCs w:val="22"/>
        </w:rPr>
        <w:t>L</w:t>
      </w:r>
      <w:r w:rsidRPr="001F6C9E">
        <w:rPr>
          <w:rFonts w:ascii="Calibri" w:eastAsia="PMingLiU" w:hAnsi="Calibri" w:cs="Calibri"/>
          <w:sz w:val="22"/>
          <w:szCs w:val="22"/>
        </w:rPr>
        <w:t>ab ethics review protocol number</w:t>
      </w:r>
      <w:r w:rsidR="00C87BC9" w:rsidRPr="001F6C9E">
        <w:rPr>
          <w:rFonts w:ascii="Calibri" w:eastAsia="PMingLiU" w:hAnsi="Calibri" w:cs="Calibri"/>
          <w:sz w:val="22"/>
          <w:szCs w:val="22"/>
        </w:rPr>
        <w:t xml:space="preserve"> to proceed if your project is related to any of the following:</w:t>
      </w:r>
    </w:p>
    <w:tbl>
      <w:tblPr>
        <w:tblStyle w:val="TableGrid11"/>
        <w:tblW w:w="9637"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7252"/>
        <w:gridCol w:w="989"/>
        <w:gridCol w:w="989"/>
      </w:tblGrid>
      <w:tr w:rsidR="00191629" w:rsidRPr="00C87BC9" w14:paraId="6C82ADB5" w14:textId="77777777" w:rsidTr="0063564D">
        <w:trPr>
          <w:trHeight w:val="410"/>
        </w:trPr>
        <w:tc>
          <w:tcPr>
            <w:tcW w:w="7652" w:type="dxa"/>
            <w:gridSpan w:val="2"/>
            <w:vAlign w:val="center"/>
          </w:tcPr>
          <w:p w14:paraId="59356D0D" w14:textId="5195F201" w:rsidR="00191629" w:rsidRPr="00C87BC9" w:rsidRDefault="001903AB">
            <w:pPr>
              <w:spacing w:afterLines="50" w:after="120"/>
              <w:contextualSpacing/>
              <w:rPr>
                <w:rFonts w:ascii="Calibri" w:eastAsia="PMingLiU" w:hAnsi="Calibri" w:cs="Calibri"/>
                <w:b/>
                <w:bCs/>
                <w:sz w:val="22"/>
                <w:szCs w:val="22"/>
              </w:rPr>
            </w:pPr>
            <w:r>
              <w:rPr>
                <w:rFonts w:ascii="Calibri" w:eastAsia="PMingLiU" w:hAnsi="Calibri" w:cs="Calibri"/>
                <w:b/>
                <w:bCs/>
                <w:sz w:val="22"/>
                <w:szCs w:val="22"/>
              </w:rPr>
              <w:t>T</w:t>
            </w:r>
            <w:r w:rsidR="009A29FA">
              <w:rPr>
                <w:rFonts w:ascii="Calibri" w:eastAsia="PMingLiU" w:hAnsi="Calibri" w:cs="Calibri"/>
                <w:b/>
                <w:bCs/>
                <w:sz w:val="22"/>
                <w:szCs w:val="22"/>
              </w:rPr>
              <w:t>ick@</w:t>
            </w:r>
            <w:r>
              <w:rPr>
                <w:rFonts w:ascii="Calibri" w:eastAsia="PMingLiU" w:hAnsi="Calibri" w:cs="Calibri"/>
                <w:b/>
                <w:bCs/>
                <w:sz w:val="22"/>
                <w:szCs w:val="22"/>
              </w:rPr>
              <w:t>L</w:t>
            </w:r>
            <w:r w:rsidR="009A29FA">
              <w:rPr>
                <w:rFonts w:ascii="Calibri" w:eastAsia="PMingLiU" w:hAnsi="Calibri" w:cs="Calibri"/>
                <w:b/>
                <w:bCs/>
                <w:sz w:val="22"/>
                <w:szCs w:val="22"/>
              </w:rPr>
              <w:t>ab ethics review protocol number: ___________________</w:t>
            </w:r>
          </w:p>
        </w:tc>
        <w:tc>
          <w:tcPr>
            <w:tcW w:w="1985" w:type="dxa"/>
            <w:gridSpan w:val="2"/>
            <w:vAlign w:val="center"/>
          </w:tcPr>
          <w:p w14:paraId="70F11A16" w14:textId="4C0846D5" w:rsidR="00191629" w:rsidRPr="00C87BC9" w:rsidRDefault="00191629" w:rsidP="00C87BC9">
            <w:pPr>
              <w:spacing w:afterLines="50" w:after="120"/>
              <w:contextualSpacing/>
              <w:jc w:val="center"/>
              <w:rPr>
                <w:rFonts w:ascii="Calibri" w:eastAsia="PMingLiU" w:hAnsi="Calibri" w:cs="Calibri"/>
                <w:b/>
                <w:bCs/>
                <w:sz w:val="22"/>
                <w:szCs w:val="22"/>
              </w:rPr>
            </w:pPr>
            <w:r w:rsidRPr="00C87BC9">
              <w:rPr>
                <w:rFonts w:ascii="Calibri" w:eastAsia="PMingLiU" w:hAnsi="Calibri" w:cs="Calibri"/>
                <w:b/>
                <w:bCs/>
                <w:sz w:val="22"/>
                <w:szCs w:val="22"/>
              </w:rPr>
              <w:t>PI’s Declaration</w:t>
            </w:r>
          </w:p>
        </w:tc>
      </w:tr>
      <w:tr w:rsidR="008D35C3" w:rsidRPr="00E84A56" w14:paraId="0E60D358" w14:textId="77777777" w:rsidTr="0063564D">
        <w:trPr>
          <w:trHeight w:val="375"/>
        </w:trPr>
        <w:tc>
          <w:tcPr>
            <w:tcW w:w="328" w:type="dxa"/>
          </w:tcPr>
          <w:p w14:paraId="6C4EF25C" w14:textId="757D9776" w:rsidR="008D35C3" w:rsidRPr="008D35C3" w:rsidRDefault="0058404E">
            <w:pPr>
              <w:spacing w:afterLines="50" w:after="120"/>
              <w:contextualSpacing/>
              <w:rPr>
                <w:rFonts w:ascii="Calibri" w:eastAsia="PMingLiU" w:hAnsi="Calibri" w:cs="Calibri"/>
                <w:sz w:val="22"/>
                <w:szCs w:val="22"/>
              </w:rPr>
            </w:pPr>
            <w:r>
              <w:rPr>
                <w:rFonts w:ascii="Calibri" w:eastAsia="PMingLiU" w:hAnsi="Calibri" w:cs="Calibri"/>
                <w:sz w:val="22"/>
                <w:szCs w:val="22"/>
              </w:rPr>
              <w:t>A.</w:t>
            </w:r>
          </w:p>
        </w:tc>
        <w:tc>
          <w:tcPr>
            <w:tcW w:w="7324" w:type="dxa"/>
          </w:tcPr>
          <w:p w14:paraId="2BB4AC22" w14:textId="12325A8B" w:rsidR="008D35C3" w:rsidRPr="008D35C3" w:rsidRDefault="008D35C3">
            <w:pPr>
              <w:spacing w:afterLines="50" w:after="120"/>
              <w:contextualSpacing/>
              <w:rPr>
                <w:rFonts w:ascii="Calibri" w:eastAsia="PMingLiU" w:hAnsi="Calibri" w:cs="Calibri"/>
                <w:sz w:val="22"/>
                <w:szCs w:val="22"/>
              </w:rPr>
            </w:pPr>
            <w:r w:rsidRPr="008D35C3">
              <w:rPr>
                <w:rFonts w:ascii="Calibri" w:eastAsia="PMingLiU" w:hAnsi="Calibri" w:cs="Calibri"/>
                <w:sz w:val="22"/>
                <w:szCs w:val="22"/>
              </w:rPr>
              <w:t>Animals</w:t>
            </w:r>
          </w:p>
        </w:tc>
        <w:tc>
          <w:tcPr>
            <w:tcW w:w="992" w:type="dxa"/>
          </w:tcPr>
          <w:p w14:paraId="4D3C5FCE" w14:textId="1E9AFE4F" w:rsidR="008D35C3" w:rsidRPr="008D35C3" w:rsidRDefault="008D35C3">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93" w:type="dxa"/>
          </w:tcPr>
          <w:p w14:paraId="2034384E" w14:textId="36AF14BB" w:rsidR="008D35C3" w:rsidRPr="008D35C3" w:rsidRDefault="00000000">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519748108"/>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73718E" w:rsidRPr="008D35C3">
              <w:rPr>
                <w:rFonts w:ascii="Calibri" w:eastAsia="PMingLiU" w:hAnsi="Calibri" w:cs="Calibri"/>
                <w:sz w:val="22"/>
                <w:szCs w:val="22"/>
              </w:rPr>
              <w:t xml:space="preserve"> </w:t>
            </w:r>
            <w:r w:rsidR="008D35C3" w:rsidRPr="008D35C3">
              <w:rPr>
                <w:rFonts w:ascii="Calibri" w:eastAsia="PMingLiU" w:hAnsi="Calibri" w:cs="Calibri"/>
                <w:sz w:val="22"/>
                <w:szCs w:val="22"/>
              </w:rPr>
              <w:t>No</w:t>
            </w:r>
          </w:p>
        </w:tc>
      </w:tr>
      <w:tr w:rsidR="00C87BC9" w:rsidRPr="00E84A56" w14:paraId="7BAA64ED" w14:textId="77777777" w:rsidTr="0063564D">
        <w:trPr>
          <w:trHeight w:val="408"/>
        </w:trPr>
        <w:tc>
          <w:tcPr>
            <w:tcW w:w="328" w:type="dxa"/>
          </w:tcPr>
          <w:p w14:paraId="339883A1" w14:textId="40572CE5" w:rsidR="00C87BC9" w:rsidRPr="008D35C3" w:rsidRDefault="0058404E" w:rsidP="00C87BC9">
            <w:pPr>
              <w:spacing w:afterLines="50" w:after="120"/>
              <w:contextualSpacing/>
              <w:rPr>
                <w:rFonts w:ascii="Calibri" w:eastAsia="PMingLiU" w:hAnsi="Calibri" w:cs="Calibri"/>
                <w:sz w:val="22"/>
                <w:szCs w:val="22"/>
              </w:rPr>
            </w:pPr>
            <w:r>
              <w:rPr>
                <w:rFonts w:ascii="Calibri" w:eastAsia="PMingLiU" w:hAnsi="Calibri" w:cs="Calibri"/>
                <w:sz w:val="22"/>
                <w:szCs w:val="22"/>
              </w:rPr>
              <w:t>B.</w:t>
            </w:r>
          </w:p>
        </w:tc>
        <w:tc>
          <w:tcPr>
            <w:tcW w:w="7324" w:type="dxa"/>
          </w:tcPr>
          <w:p w14:paraId="7CFE74DA" w14:textId="30C8454A" w:rsidR="00C87BC9" w:rsidRPr="008D35C3" w:rsidRDefault="00C87BC9" w:rsidP="00C87BC9">
            <w:pPr>
              <w:spacing w:afterLines="50" w:after="120"/>
              <w:contextualSpacing/>
              <w:rPr>
                <w:rFonts w:ascii="Calibri" w:eastAsia="PMingLiU" w:hAnsi="Calibri" w:cs="Calibri"/>
                <w:sz w:val="22"/>
                <w:szCs w:val="22"/>
              </w:rPr>
            </w:pPr>
            <w:r w:rsidRPr="008D35C3">
              <w:rPr>
                <w:rFonts w:ascii="Calibri" w:eastAsia="PMingLiU" w:hAnsi="Calibri" w:cs="Calibri"/>
                <w:sz w:val="22"/>
                <w:szCs w:val="22"/>
              </w:rPr>
              <w:t>Human participants</w:t>
            </w:r>
          </w:p>
        </w:tc>
        <w:tc>
          <w:tcPr>
            <w:tcW w:w="992" w:type="dxa"/>
          </w:tcPr>
          <w:p w14:paraId="48D5C655" w14:textId="7CDB6B95" w:rsidR="00C87BC9" w:rsidRPr="008D35C3" w:rsidRDefault="00C87BC9" w:rsidP="00C87BC9">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93" w:type="dxa"/>
          </w:tcPr>
          <w:p w14:paraId="4C267D86" w14:textId="0ECABB91" w:rsidR="00C87BC9" w:rsidRPr="008D35C3" w:rsidRDefault="00000000" w:rsidP="00C87BC9">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1554995309"/>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C87BC9" w:rsidRPr="008D35C3">
              <w:rPr>
                <w:rFonts w:ascii="Calibri" w:eastAsia="PMingLiU" w:hAnsi="Calibri" w:cs="Calibri"/>
                <w:sz w:val="22"/>
                <w:szCs w:val="22"/>
              </w:rPr>
              <w:t> No</w:t>
            </w:r>
          </w:p>
        </w:tc>
      </w:tr>
      <w:tr w:rsidR="00C87BC9" w:rsidRPr="00E84A56" w14:paraId="30CDEE41" w14:textId="77777777" w:rsidTr="0063564D">
        <w:trPr>
          <w:trHeight w:val="928"/>
        </w:trPr>
        <w:tc>
          <w:tcPr>
            <w:tcW w:w="328" w:type="dxa"/>
          </w:tcPr>
          <w:p w14:paraId="52EEE3D7" w14:textId="173232B6" w:rsidR="00C87BC9" w:rsidRPr="008D35C3" w:rsidRDefault="0058404E" w:rsidP="00C87BC9">
            <w:pPr>
              <w:spacing w:afterLines="50" w:after="120"/>
              <w:contextualSpacing/>
              <w:rPr>
                <w:rFonts w:ascii="Calibri" w:eastAsia="PMingLiU" w:hAnsi="Calibri" w:cs="Calibri"/>
                <w:sz w:val="22"/>
                <w:szCs w:val="22"/>
              </w:rPr>
            </w:pPr>
            <w:r>
              <w:rPr>
                <w:rFonts w:ascii="Calibri" w:eastAsia="PMingLiU" w:hAnsi="Calibri" w:cs="Calibri"/>
                <w:sz w:val="22"/>
                <w:szCs w:val="22"/>
              </w:rPr>
              <w:t>C.</w:t>
            </w:r>
          </w:p>
        </w:tc>
        <w:tc>
          <w:tcPr>
            <w:tcW w:w="7324" w:type="dxa"/>
          </w:tcPr>
          <w:p w14:paraId="01DECD5E" w14:textId="0D9A73A9" w:rsidR="00C87BC9" w:rsidRPr="008D35C3" w:rsidRDefault="00C87BC9" w:rsidP="0058404E">
            <w:pPr>
              <w:spacing w:afterLines="50" w:after="120"/>
              <w:contextualSpacing/>
              <w:jc w:val="both"/>
              <w:rPr>
                <w:rFonts w:ascii="Calibri" w:eastAsia="PMingLiU" w:hAnsi="Calibri" w:cs="Calibri"/>
                <w:sz w:val="22"/>
                <w:szCs w:val="22"/>
              </w:rPr>
            </w:pPr>
            <w:r w:rsidRPr="00C87BC9">
              <w:rPr>
                <w:rFonts w:ascii="Calibri" w:eastAsia="PMingLiU" w:hAnsi="Calibri" w:cs="Calibri" w:hint="eastAsia"/>
                <w:sz w:val="22"/>
                <w:szCs w:val="22"/>
              </w:rPr>
              <w:t>Materials or equipment that are chemically, biologically or physically hazardous including infectious organisms, clinical specimens, radioisotopes and electromagnetic radiation, Class 3 &amp; 4 lasers, high voltage, high pressure, etc.</w:t>
            </w:r>
          </w:p>
        </w:tc>
        <w:tc>
          <w:tcPr>
            <w:tcW w:w="992" w:type="dxa"/>
          </w:tcPr>
          <w:p w14:paraId="5B794638" w14:textId="2941CD9C" w:rsidR="00C87BC9" w:rsidRPr="008D35C3" w:rsidRDefault="00C87BC9" w:rsidP="00C87BC9">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93" w:type="dxa"/>
          </w:tcPr>
          <w:p w14:paraId="5687BF97" w14:textId="0A13712C" w:rsidR="00C87BC9" w:rsidRPr="008D35C3" w:rsidRDefault="00000000" w:rsidP="00C87BC9">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651185153"/>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C87BC9" w:rsidRPr="008D35C3">
              <w:rPr>
                <w:rFonts w:ascii="Calibri" w:eastAsia="PMingLiU" w:hAnsi="Calibri" w:cs="Calibri"/>
                <w:sz w:val="22"/>
                <w:szCs w:val="22"/>
              </w:rPr>
              <w:t> No</w:t>
            </w:r>
          </w:p>
        </w:tc>
      </w:tr>
      <w:tr w:rsidR="00C87BC9" w:rsidRPr="00E84A56" w14:paraId="6F56C766" w14:textId="77777777" w:rsidTr="0063564D">
        <w:trPr>
          <w:trHeight w:val="418"/>
        </w:trPr>
        <w:tc>
          <w:tcPr>
            <w:tcW w:w="328" w:type="dxa"/>
          </w:tcPr>
          <w:p w14:paraId="067B3C9B" w14:textId="231E1C81" w:rsidR="00C87BC9" w:rsidRPr="008D35C3" w:rsidRDefault="0058404E" w:rsidP="00C87BC9">
            <w:pPr>
              <w:spacing w:afterLines="50" w:after="120"/>
              <w:contextualSpacing/>
              <w:rPr>
                <w:rFonts w:ascii="Calibri" w:eastAsia="PMingLiU" w:hAnsi="Calibri" w:cs="Calibri"/>
                <w:sz w:val="22"/>
                <w:szCs w:val="22"/>
              </w:rPr>
            </w:pPr>
            <w:r>
              <w:rPr>
                <w:rFonts w:ascii="Calibri" w:eastAsia="PMingLiU" w:hAnsi="Calibri" w:cs="Calibri"/>
                <w:sz w:val="22"/>
                <w:szCs w:val="22"/>
              </w:rPr>
              <w:t>D.</w:t>
            </w:r>
          </w:p>
        </w:tc>
        <w:tc>
          <w:tcPr>
            <w:tcW w:w="7324" w:type="dxa"/>
          </w:tcPr>
          <w:p w14:paraId="40D0C6AC" w14:textId="5FDD7AC7" w:rsidR="00C87BC9" w:rsidRPr="00C87BC9" w:rsidRDefault="00C87BC9" w:rsidP="00C87BC9">
            <w:pPr>
              <w:spacing w:afterLines="50" w:after="120"/>
              <w:contextualSpacing/>
              <w:rPr>
                <w:rFonts w:ascii="Calibri" w:eastAsia="PMingLiU" w:hAnsi="Calibri" w:cs="Calibri"/>
                <w:sz w:val="22"/>
                <w:szCs w:val="22"/>
              </w:rPr>
            </w:pPr>
            <w:r>
              <w:rPr>
                <w:rFonts w:ascii="Calibri" w:eastAsia="PMingLiU" w:hAnsi="Calibri" w:cs="Calibri"/>
                <w:sz w:val="22"/>
                <w:szCs w:val="22"/>
              </w:rPr>
              <w:t>Artefacts research ethics</w:t>
            </w:r>
          </w:p>
        </w:tc>
        <w:tc>
          <w:tcPr>
            <w:tcW w:w="992" w:type="dxa"/>
          </w:tcPr>
          <w:p w14:paraId="24628F73" w14:textId="201AEEDB" w:rsidR="00C87BC9" w:rsidRPr="008D35C3" w:rsidRDefault="00C87BC9" w:rsidP="00C87BC9">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93" w:type="dxa"/>
          </w:tcPr>
          <w:p w14:paraId="7425F5E2" w14:textId="2BAFFD70" w:rsidR="00C87BC9" w:rsidRPr="008D35C3" w:rsidRDefault="00000000" w:rsidP="00C87BC9">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1107315882"/>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C87BC9" w:rsidRPr="008D35C3">
              <w:rPr>
                <w:rFonts w:ascii="Calibri" w:eastAsia="PMingLiU" w:hAnsi="Calibri" w:cs="Calibri"/>
                <w:sz w:val="22"/>
                <w:szCs w:val="22"/>
              </w:rPr>
              <w:t> No</w:t>
            </w:r>
          </w:p>
        </w:tc>
      </w:tr>
    </w:tbl>
    <w:p w14:paraId="22DB4331" w14:textId="78784B2A" w:rsidR="00FF4710" w:rsidRDefault="00FF4710" w:rsidP="00A00D0F">
      <w:pPr>
        <w:autoSpaceDE w:val="0"/>
        <w:autoSpaceDN w:val="0"/>
        <w:adjustRightInd w:val="0"/>
        <w:spacing w:after="100"/>
        <w:ind w:right="522"/>
        <w:rPr>
          <w:rFonts w:ascii="Calibri" w:eastAsia="PMingLiU" w:hAnsi="Calibri" w:cs="Calibri"/>
          <w:sz w:val="22"/>
          <w:szCs w:val="22"/>
        </w:rPr>
      </w:pPr>
    </w:p>
    <w:p w14:paraId="0F549740" w14:textId="6ADD304B" w:rsidR="00EE63F8" w:rsidRPr="002F3DE2" w:rsidRDefault="00EE63F8" w:rsidP="00EE63F8">
      <w:pPr>
        <w:autoSpaceDE w:val="0"/>
        <w:autoSpaceDN w:val="0"/>
        <w:adjustRightInd w:val="0"/>
        <w:spacing w:after="100"/>
        <w:ind w:left="426" w:right="522"/>
        <w:rPr>
          <w:rFonts w:ascii="Calibri" w:eastAsia="PMingLiU" w:hAnsi="Calibri" w:cs="Calibri"/>
          <w:sz w:val="22"/>
          <w:szCs w:val="22"/>
          <w:u w:val="single"/>
        </w:rPr>
      </w:pPr>
      <w:r w:rsidRPr="002F3DE2">
        <w:rPr>
          <w:rFonts w:ascii="Calibri" w:eastAsia="PMingLiU" w:hAnsi="Calibri" w:cs="Calibri"/>
          <w:sz w:val="22"/>
          <w:szCs w:val="22"/>
          <w:u w:val="single"/>
        </w:rPr>
        <w:t>For PI at HKUST(GZ)</w:t>
      </w:r>
    </w:p>
    <w:p w14:paraId="3B3B3144" w14:textId="2A8AB79C" w:rsidR="00EE63F8" w:rsidRPr="001F6C9E" w:rsidRDefault="00EE63F8" w:rsidP="00EE63F8">
      <w:pPr>
        <w:autoSpaceDE w:val="0"/>
        <w:autoSpaceDN w:val="0"/>
        <w:adjustRightInd w:val="0"/>
        <w:spacing w:after="100"/>
        <w:ind w:left="426" w:right="522"/>
        <w:rPr>
          <w:rFonts w:ascii="Calibri" w:eastAsia="PMingLiU" w:hAnsi="Calibri" w:cs="Calibri"/>
          <w:sz w:val="22"/>
          <w:szCs w:val="22"/>
        </w:rPr>
      </w:pPr>
      <w:r w:rsidRPr="001F6C9E">
        <w:rPr>
          <w:rFonts w:ascii="Calibri" w:eastAsia="PMingLiU" w:hAnsi="Calibri" w:cs="Calibri"/>
          <w:sz w:val="22"/>
          <w:szCs w:val="22"/>
        </w:rPr>
        <w:t xml:space="preserve">Please provide a valid ethics review protocol number </w:t>
      </w:r>
      <w:r w:rsidR="00263515">
        <w:rPr>
          <w:rFonts w:ascii="Calibri" w:eastAsia="PMingLiU" w:hAnsi="Calibri" w:cs="Calibri"/>
          <w:sz w:val="22"/>
          <w:szCs w:val="22"/>
          <w:lang w:eastAsia="zh-CN"/>
        </w:rPr>
        <w:t xml:space="preserve">(applied via </w:t>
      </w:r>
      <w:r w:rsidR="0049558E">
        <w:rPr>
          <w:rFonts w:ascii="Calibri" w:eastAsia="PMingLiU" w:hAnsi="Calibri" w:cs="Calibri"/>
          <w:sz w:val="22"/>
          <w:szCs w:val="22"/>
          <w:lang w:eastAsia="zh-CN"/>
        </w:rPr>
        <w:t xml:space="preserve">RPMS) </w:t>
      </w:r>
      <w:r w:rsidRPr="001F6C9E">
        <w:rPr>
          <w:rFonts w:ascii="Calibri" w:eastAsia="PMingLiU" w:hAnsi="Calibri" w:cs="Calibri"/>
          <w:sz w:val="22"/>
          <w:szCs w:val="22"/>
        </w:rPr>
        <w:t>to proceed if your project is related to any of the following:</w:t>
      </w:r>
    </w:p>
    <w:tbl>
      <w:tblPr>
        <w:tblStyle w:val="TableGrid11"/>
        <w:tblW w:w="977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
        <w:gridCol w:w="7252"/>
        <w:gridCol w:w="989"/>
        <w:gridCol w:w="989"/>
      </w:tblGrid>
      <w:tr w:rsidR="00EE63F8" w:rsidRPr="00C87BC9" w14:paraId="00048777" w14:textId="77777777" w:rsidTr="00F30A60">
        <w:trPr>
          <w:trHeight w:val="410"/>
        </w:trPr>
        <w:tc>
          <w:tcPr>
            <w:tcW w:w="7795" w:type="dxa"/>
            <w:gridSpan w:val="2"/>
            <w:vAlign w:val="center"/>
          </w:tcPr>
          <w:p w14:paraId="68DDCE53" w14:textId="398F824B" w:rsidR="00EE63F8" w:rsidRPr="00C87BC9" w:rsidRDefault="00FC5496">
            <w:pPr>
              <w:spacing w:afterLines="50" w:after="120"/>
              <w:contextualSpacing/>
              <w:rPr>
                <w:rFonts w:ascii="Calibri" w:eastAsia="PMingLiU" w:hAnsi="Calibri" w:cs="Calibri"/>
                <w:b/>
                <w:bCs/>
                <w:sz w:val="22"/>
                <w:szCs w:val="22"/>
              </w:rPr>
            </w:pPr>
            <w:r>
              <w:rPr>
                <w:rFonts w:ascii="Calibri" w:eastAsia="PMingLiU" w:hAnsi="Calibri" w:cs="Calibri"/>
                <w:b/>
                <w:bCs/>
                <w:sz w:val="22"/>
                <w:szCs w:val="22"/>
              </w:rPr>
              <w:t>E</w:t>
            </w:r>
            <w:r w:rsidR="00EE63F8">
              <w:rPr>
                <w:rFonts w:ascii="Calibri" w:eastAsia="PMingLiU" w:hAnsi="Calibri" w:cs="Calibri"/>
                <w:b/>
                <w:bCs/>
                <w:sz w:val="22"/>
                <w:szCs w:val="22"/>
              </w:rPr>
              <w:t>thics review protocol number: ___________________</w:t>
            </w:r>
          </w:p>
        </w:tc>
        <w:tc>
          <w:tcPr>
            <w:tcW w:w="1978" w:type="dxa"/>
            <w:gridSpan w:val="2"/>
            <w:vAlign w:val="center"/>
          </w:tcPr>
          <w:p w14:paraId="20413114" w14:textId="77777777" w:rsidR="00EE63F8" w:rsidRPr="00C87BC9" w:rsidRDefault="00EE63F8">
            <w:pPr>
              <w:spacing w:afterLines="50" w:after="120"/>
              <w:contextualSpacing/>
              <w:jc w:val="center"/>
              <w:rPr>
                <w:rFonts w:ascii="Calibri" w:eastAsia="PMingLiU" w:hAnsi="Calibri" w:cs="Calibri"/>
                <w:b/>
                <w:bCs/>
                <w:sz w:val="22"/>
                <w:szCs w:val="22"/>
              </w:rPr>
            </w:pPr>
            <w:r w:rsidRPr="00C87BC9">
              <w:rPr>
                <w:rFonts w:ascii="Calibri" w:eastAsia="PMingLiU" w:hAnsi="Calibri" w:cs="Calibri"/>
                <w:b/>
                <w:bCs/>
                <w:sz w:val="22"/>
                <w:szCs w:val="22"/>
              </w:rPr>
              <w:t>PI’s Declaration</w:t>
            </w:r>
          </w:p>
        </w:tc>
      </w:tr>
      <w:tr w:rsidR="00EE63F8" w:rsidRPr="00E84A56" w14:paraId="1281310B" w14:textId="77777777" w:rsidTr="00F30A60">
        <w:trPr>
          <w:trHeight w:val="375"/>
        </w:trPr>
        <w:tc>
          <w:tcPr>
            <w:tcW w:w="543" w:type="dxa"/>
          </w:tcPr>
          <w:p w14:paraId="48CD8060" w14:textId="77777777" w:rsidR="00EE63F8" w:rsidRPr="008D35C3" w:rsidRDefault="00EE63F8">
            <w:pPr>
              <w:spacing w:afterLines="50" w:after="120"/>
              <w:contextualSpacing/>
              <w:rPr>
                <w:rFonts w:ascii="Calibri" w:eastAsia="PMingLiU" w:hAnsi="Calibri" w:cs="Calibri"/>
                <w:sz w:val="22"/>
                <w:szCs w:val="22"/>
              </w:rPr>
            </w:pPr>
            <w:r>
              <w:rPr>
                <w:rFonts w:ascii="Calibri" w:eastAsia="PMingLiU" w:hAnsi="Calibri" w:cs="Calibri"/>
                <w:sz w:val="22"/>
                <w:szCs w:val="22"/>
              </w:rPr>
              <w:t>A.</w:t>
            </w:r>
          </w:p>
        </w:tc>
        <w:tc>
          <w:tcPr>
            <w:tcW w:w="7252" w:type="dxa"/>
          </w:tcPr>
          <w:p w14:paraId="0EC2B9CC" w14:textId="77777777" w:rsidR="00EE63F8" w:rsidRPr="008D35C3" w:rsidRDefault="00EE63F8">
            <w:pPr>
              <w:spacing w:afterLines="50" w:after="120"/>
              <w:contextualSpacing/>
              <w:rPr>
                <w:rFonts w:ascii="Calibri" w:eastAsia="PMingLiU" w:hAnsi="Calibri" w:cs="Calibri"/>
                <w:sz w:val="22"/>
                <w:szCs w:val="22"/>
              </w:rPr>
            </w:pPr>
            <w:r w:rsidRPr="008D35C3">
              <w:rPr>
                <w:rFonts w:ascii="Calibri" w:eastAsia="PMingLiU" w:hAnsi="Calibri" w:cs="Calibri"/>
                <w:sz w:val="22"/>
                <w:szCs w:val="22"/>
              </w:rPr>
              <w:t>Animals</w:t>
            </w:r>
          </w:p>
        </w:tc>
        <w:tc>
          <w:tcPr>
            <w:tcW w:w="989" w:type="dxa"/>
          </w:tcPr>
          <w:p w14:paraId="5F5E7D0E" w14:textId="77777777" w:rsidR="00EE63F8" w:rsidRPr="008D35C3" w:rsidRDefault="00EE63F8">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89" w:type="dxa"/>
          </w:tcPr>
          <w:p w14:paraId="46F079E5" w14:textId="0A902040" w:rsidR="00EE63F8" w:rsidRPr="008D35C3" w:rsidRDefault="00000000">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2006041347"/>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EE63F8" w:rsidRPr="008D35C3">
              <w:rPr>
                <w:rFonts w:ascii="Calibri" w:eastAsia="PMingLiU" w:hAnsi="Calibri" w:cs="Calibri"/>
                <w:sz w:val="22"/>
                <w:szCs w:val="22"/>
              </w:rPr>
              <w:t> No</w:t>
            </w:r>
          </w:p>
        </w:tc>
      </w:tr>
      <w:tr w:rsidR="00EE63F8" w:rsidRPr="00E84A56" w14:paraId="54430C48" w14:textId="77777777" w:rsidTr="00F30A60">
        <w:trPr>
          <w:trHeight w:val="408"/>
        </w:trPr>
        <w:tc>
          <w:tcPr>
            <w:tcW w:w="543" w:type="dxa"/>
          </w:tcPr>
          <w:p w14:paraId="0143273A" w14:textId="77777777" w:rsidR="00EE63F8" w:rsidRPr="008D35C3" w:rsidRDefault="00EE63F8">
            <w:pPr>
              <w:spacing w:afterLines="50" w:after="120"/>
              <w:contextualSpacing/>
              <w:rPr>
                <w:rFonts w:ascii="Calibri" w:eastAsia="PMingLiU" w:hAnsi="Calibri" w:cs="Calibri"/>
                <w:sz w:val="22"/>
                <w:szCs w:val="22"/>
              </w:rPr>
            </w:pPr>
            <w:r>
              <w:rPr>
                <w:rFonts w:ascii="Calibri" w:eastAsia="PMingLiU" w:hAnsi="Calibri" w:cs="Calibri"/>
                <w:sz w:val="22"/>
                <w:szCs w:val="22"/>
              </w:rPr>
              <w:t>B.</w:t>
            </w:r>
          </w:p>
        </w:tc>
        <w:tc>
          <w:tcPr>
            <w:tcW w:w="7252" w:type="dxa"/>
          </w:tcPr>
          <w:p w14:paraId="08448057" w14:textId="77777777" w:rsidR="00EE63F8" w:rsidRPr="008D35C3" w:rsidRDefault="00EE63F8">
            <w:pPr>
              <w:spacing w:afterLines="50" w:after="120"/>
              <w:contextualSpacing/>
              <w:rPr>
                <w:rFonts w:ascii="Calibri" w:eastAsia="PMingLiU" w:hAnsi="Calibri" w:cs="Calibri"/>
                <w:sz w:val="22"/>
                <w:szCs w:val="22"/>
              </w:rPr>
            </w:pPr>
            <w:r w:rsidRPr="008D35C3">
              <w:rPr>
                <w:rFonts w:ascii="Calibri" w:eastAsia="PMingLiU" w:hAnsi="Calibri" w:cs="Calibri"/>
                <w:sz w:val="22"/>
                <w:szCs w:val="22"/>
              </w:rPr>
              <w:t>Human participants</w:t>
            </w:r>
          </w:p>
        </w:tc>
        <w:tc>
          <w:tcPr>
            <w:tcW w:w="989" w:type="dxa"/>
          </w:tcPr>
          <w:p w14:paraId="46FC39C9" w14:textId="77777777" w:rsidR="00EE63F8" w:rsidRPr="008D35C3" w:rsidRDefault="00EE63F8">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89" w:type="dxa"/>
          </w:tcPr>
          <w:p w14:paraId="5541B17E" w14:textId="763C8EEE" w:rsidR="00EE63F8" w:rsidRPr="008D35C3" w:rsidRDefault="00000000">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81145262"/>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EE63F8" w:rsidRPr="008D35C3">
              <w:rPr>
                <w:rFonts w:ascii="Calibri" w:eastAsia="PMingLiU" w:hAnsi="Calibri" w:cs="Calibri"/>
                <w:sz w:val="22"/>
                <w:szCs w:val="22"/>
              </w:rPr>
              <w:t> No</w:t>
            </w:r>
          </w:p>
        </w:tc>
      </w:tr>
      <w:tr w:rsidR="00EE63F8" w:rsidRPr="00E84A56" w14:paraId="2D0708C5" w14:textId="77777777" w:rsidTr="00F30A60">
        <w:trPr>
          <w:trHeight w:val="928"/>
        </w:trPr>
        <w:tc>
          <w:tcPr>
            <w:tcW w:w="543" w:type="dxa"/>
          </w:tcPr>
          <w:p w14:paraId="2B3B1A5F" w14:textId="77777777" w:rsidR="00EE63F8" w:rsidRPr="008D35C3" w:rsidRDefault="00EE63F8">
            <w:pPr>
              <w:spacing w:afterLines="50" w:after="120"/>
              <w:contextualSpacing/>
              <w:rPr>
                <w:rFonts w:ascii="Calibri" w:eastAsia="PMingLiU" w:hAnsi="Calibri" w:cs="Calibri"/>
                <w:sz w:val="22"/>
                <w:szCs w:val="22"/>
              </w:rPr>
            </w:pPr>
            <w:r>
              <w:rPr>
                <w:rFonts w:ascii="Calibri" w:eastAsia="PMingLiU" w:hAnsi="Calibri" w:cs="Calibri"/>
                <w:sz w:val="22"/>
                <w:szCs w:val="22"/>
              </w:rPr>
              <w:lastRenderedPageBreak/>
              <w:t>C.</w:t>
            </w:r>
          </w:p>
        </w:tc>
        <w:tc>
          <w:tcPr>
            <w:tcW w:w="7252" w:type="dxa"/>
          </w:tcPr>
          <w:p w14:paraId="156F7DCA" w14:textId="77777777" w:rsidR="00EE63F8" w:rsidRPr="008D35C3" w:rsidRDefault="00EE63F8">
            <w:pPr>
              <w:spacing w:afterLines="50" w:after="120"/>
              <w:contextualSpacing/>
              <w:jc w:val="both"/>
              <w:rPr>
                <w:rFonts w:ascii="Calibri" w:eastAsia="PMingLiU" w:hAnsi="Calibri" w:cs="Calibri"/>
                <w:sz w:val="22"/>
                <w:szCs w:val="22"/>
              </w:rPr>
            </w:pPr>
            <w:r w:rsidRPr="00C87BC9">
              <w:rPr>
                <w:rFonts w:ascii="Calibri" w:eastAsia="PMingLiU" w:hAnsi="Calibri" w:cs="Calibri" w:hint="eastAsia"/>
                <w:sz w:val="22"/>
                <w:szCs w:val="22"/>
              </w:rPr>
              <w:t>Materials or equipment that are chemically, biologically or physically hazardous including infectious organisms, clinical specimens, radioisotopes and electromagnetic radiation, Class 3 &amp; 4 lasers, high voltage, high pressure, etc.</w:t>
            </w:r>
          </w:p>
        </w:tc>
        <w:tc>
          <w:tcPr>
            <w:tcW w:w="989" w:type="dxa"/>
          </w:tcPr>
          <w:p w14:paraId="71396899" w14:textId="77777777" w:rsidR="00EE63F8" w:rsidRPr="008D35C3" w:rsidRDefault="00EE63F8">
            <w:pPr>
              <w:spacing w:afterLines="50" w:after="120"/>
              <w:contextualSpacing/>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989" w:type="dxa"/>
          </w:tcPr>
          <w:p w14:paraId="426EBAF4" w14:textId="03925046" w:rsidR="00EE63F8" w:rsidRPr="008D35C3" w:rsidRDefault="00000000">
            <w:pPr>
              <w:spacing w:afterLines="50" w:after="120"/>
              <w:contextualSpacing/>
              <w:rPr>
                <w:rFonts w:ascii="Calibri" w:eastAsia="PMingLiU" w:hAnsi="Calibri" w:cs="Calibri"/>
                <w:sz w:val="22"/>
                <w:szCs w:val="22"/>
              </w:rPr>
            </w:pPr>
            <w:sdt>
              <w:sdtPr>
                <w:rPr>
                  <w:rFonts w:ascii="Calibri" w:eastAsia="PMingLiU" w:hAnsi="Calibri" w:cs="Calibri"/>
                  <w:sz w:val="20"/>
                  <w:szCs w:val="20"/>
                </w:rPr>
                <w:id w:val="93989966"/>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EE63F8" w:rsidRPr="008D35C3">
              <w:rPr>
                <w:rFonts w:ascii="Calibri" w:eastAsia="PMingLiU" w:hAnsi="Calibri" w:cs="Calibri"/>
                <w:sz w:val="22"/>
                <w:szCs w:val="22"/>
              </w:rPr>
              <w:t> No</w:t>
            </w:r>
          </w:p>
        </w:tc>
      </w:tr>
    </w:tbl>
    <w:p w14:paraId="2562032C" w14:textId="77777777" w:rsidR="00EE63F8" w:rsidRDefault="00EE63F8" w:rsidP="00A00D0F">
      <w:pPr>
        <w:autoSpaceDE w:val="0"/>
        <w:autoSpaceDN w:val="0"/>
        <w:adjustRightInd w:val="0"/>
        <w:spacing w:after="100"/>
        <w:ind w:right="522"/>
        <w:rPr>
          <w:rFonts w:ascii="Calibri" w:eastAsia="PMingLiU" w:hAnsi="Calibri" w:cs="Calibri"/>
          <w:sz w:val="22"/>
          <w:szCs w:val="22"/>
        </w:rPr>
      </w:pPr>
    </w:p>
    <w:p w14:paraId="1713793F" w14:textId="66AAF100" w:rsidR="00C87BC9" w:rsidRPr="007634B4" w:rsidRDefault="00191629" w:rsidP="00A00D0F">
      <w:pPr>
        <w:autoSpaceDE w:val="0"/>
        <w:autoSpaceDN w:val="0"/>
        <w:adjustRightInd w:val="0"/>
        <w:spacing w:after="100"/>
        <w:ind w:right="522"/>
        <w:rPr>
          <w:rFonts w:ascii="Calibri" w:eastAsia="DengXian" w:hAnsi="Calibri" w:cs="Calibri"/>
          <w:b/>
          <w:bCs/>
          <w:sz w:val="22"/>
          <w:szCs w:val="22"/>
          <w:lang w:val="en-HK" w:eastAsia="zh-CN"/>
        </w:rPr>
      </w:pPr>
      <w:r>
        <w:rPr>
          <w:rFonts w:ascii="Calibri" w:eastAsia="PMingLiU" w:hAnsi="Calibri" w:cs="Calibri"/>
          <w:b/>
          <w:bCs/>
          <w:sz w:val="22"/>
          <w:szCs w:val="22"/>
        </w:rPr>
        <w:t>1</w:t>
      </w:r>
      <w:r w:rsidR="00761B34">
        <w:rPr>
          <w:rFonts w:ascii="Calibri" w:eastAsia="PMingLiU" w:hAnsi="Calibri" w:cs="Calibri"/>
          <w:b/>
          <w:bCs/>
          <w:sz w:val="22"/>
          <w:szCs w:val="22"/>
        </w:rPr>
        <w:t>1</w:t>
      </w:r>
      <w:r>
        <w:rPr>
          <w:rFonts w:ascii="Calibri" w:eastAsia="PMingLiU" w:hAnsi="Calibri" w:cs="Calibri"/>
          <w:b/>
          <w:bCs/>
          <w:sz w:val="22"/>
          <w:szCs w:val="22"/>
        </w:rPr>
        <w:t xml:space="preserve">. </w:t>
      </w:r>
      <w:r w:rsidR="00C87BC9" w:rsidRPr="00191629">
        <w:rPr>
          <w:rFonts w:ascii="Calibri" w:eastAsia="PMingLiU" w:hAnsi="Calibri" w:cs="Calibri"/>
          <w:b/>
          <w:bCs/>
          <w:sz w:val="22"/>
          <w:szCs w:val="22"/>
        </w:rPr>
        <w:t>Project Declaration</w:t>
      </w:r>
    </w:p>
    <w:p w14:paraId="05A778D3" w14:textId="0EAEF76E" w:rsidR="00C87BC9" w:rsidRPr="00191629" w:rsidRDefault="00327D9E" w:rsidP="001F6C9E">
      <w:pPr>
        <w:autoSpaceDE w:val="0"/>
        <w:autoSpaceDN w:val="0"/>
        <w:adjustRightInd w:val="0"/>
        <w:spacing w:after="100"/>
        <w:ind w:left="426" w:right="522"/>
        <w:rPr>
          <w:rFonts w:ascii="Calibri" w:eastAsia="PMingLiU" w:hAnsi="Calibri" w:cs="Calibri"/>
          <w:b/>
          <w:bCs/>
          <w:sz w:val="22"/>
          <w:szCs w:val="22"/>
        </w:rPr>
      </w:pPr>
      <w:r>
        <w:rPr>
          <w:rFonts w:ascii="Calibri" w:eastAsia="PMingLiU" w:hAnsi="Calibri" w:cs="Calibri"/>
          <w:b/>
          <w:bCs/>
          <w:sz w:val="22"/>
          <w:szCs w:val="22"/>
        </w:rPr>
        <w:t>We</w:t>
      </w:r>
      <w:r w:rsidR="00C87BC9" w:rsidRPr="00191629">
        <w:rPr>
          <w:rFonts w:ascii="Calibri" w:eastAsia="PMingLiU" w:hAnsi="Calibri" w:cs="Calibri"/>
          <w:b/>
          <w:bCs/>
          <w:sz w:val="22"/>
          <w:szCs w:val="22"/>
        </w:rPr>
        <w:t xml:space="preserve">, the </w:t>
      </w:r>
      <w:r w:rsidRPr="00191629">
        <w:rPr>
          <w:rFonts w:ascii="Calibri" w:eastAsia="PMingLiU" w:hAnsi="Calibri" w:cs="Calibri"/>
          <w:b/>
          <w:bCs/>
          <w:sz w:val="22"/>
          <w:szCs w:val="22"/>
        </w:rPr>
        <w:t>Principal Investigator</w:t>
      </w:r>
      <w:r w:rsidR="00362FA1">
        <w:rPr>
          <w:rFonts w:ascii="Calibri" w:eastAsia="PMingLiU" w:hAnsi="Calibri" w:cs="Calibri"/>
          <w:b/>
          <w:bCs/>
          <w:sz w:val="22"/>
          <w:szCs w:val="22"/>
        </w:rPr>
        <w:t xml:space="preserve">s </w:t>
      </w:r>
      <w:r w:rsidR="00C87BC9" w:rsidRPr="00191629">
        <w:rPr>
          <w:rFonts w:ascii="Calibri" w:eastAsia="PMingLiU" w:hAnsi="Calibri" w:cs="Calibri"/>
          <w:b/>
          <w:bCs/>
          <w:sz w:val="22"/>
          <w:szCs w:val="22"/>
        </w:rPr>
        <w:t>of this project, hereby declare that: </w:t>
      </w:r>
    </w:p>
    <w:tbl>
      <w:tblPr>
        <w:tblW w:w="9801" w:type="dxa"/>
        <w:tblInd w:w="279" w:type="dxa"/>
        <w:tblLayout w:type="fixed"/>
        <w:tblCellMar>
          <w:left w:w="0" w:type="dxa"/>
          <w:right w:w="0" w:type="dxa"/>
        </w:tblCellMar>
        <w:tblLook w:val="04A0" w:firstRow="1" w:lastRow="0" w:firstColumn="1" w:lastColumn="0" w:noHBand="0" w:noVBand="1"/>
      </w:tblPr>
      <w:tblGrid>
        <w:gridCol w:w="351"/>
        <w:gridCol w:w="7560"/>
        <w:gridCol w:w="1080"/>
        <w:gridCol w:w="810"/>
      </w:tblGrid>
      <w:tr w:rsidR="00C87BC9" w:rsidRPr="00E84A56" w14:paraId="4144179E" w14:textId="77777777" w:rsidTr="00F30A60">
        <w:trPr>
          <w:trHeight w:val="20"/>
        </w:trPr>
        <w:tc>
          <w:tcPr>
            <w:tcW w:w="351" w:type="dxa"/>
            <w:hideMark/>
          </w:tcPr>
          <w:p w14:paraId="73AF62F5" w14:textId="28CFD6DF" w:rsidR="00C87BC9" w:rsidRPr="00C87BC9" w:rsidRDefault="0058404E" w:rsidP="00953877">
            <w:pPr>
              <w:ind w:left="-9"/>
              <w:jc w:val="center"/>
              <w:textAlignment w:val="baseline"/>
              <w:rPr>
                <w:rFonts w:ascii="Calibri" w:eastAsia="PMingLiU" w:hAnsi="Calibri" w:cs="Calibri"/>
                <w:sz w:val="22"/>
                <w:szCs w:val="22"/>
              </w:rPr>
            </w:pPr>
            <w:r>
              <w:rPr>
                <w:rFonts w:ascii="Calibri" w:eastAsia="PMingLiU" w:hAnsi="Calibri" w:cs="Calibri"/>
                <w:sz w:val="22"/>
                <w:szCs w:val="22"/>
              </w:rPr>
              <w:t>A.</w:t>
            </w:r>
          </w:p>
        </w:tc>
        <w:tc>
          <w:tcPr>
            <w:tcW w:w="7560" w:type="dxa"/>
            <w:hideMark/>
          </w:tcPr>
          <w:p w14:paraId="4C228700" w14:textId="7822C067" w:rsidR="00C87BC9" w:rsidRPr="00C87BC9" w:rsidRDefault="008E3D2E" w:rsidP="00953877">
            <w:pPr>
              <w:autoSpaceDE w:val="0"/>
              <w:autoSpaceDN w:val="0"/>
              <w:adjustRightInd w:val="0"/>
              <w:spacing w:after="100"/>
              <w:ind w:left="144" w:right="135"/>
              <w:jc w:val="both"/>
              <w:rPr>
                <w:rFonts w:ascii="Calibri" w:eastAsia="PMingLiU" w:hAnsi="Calibri" w:cs="Calibri"/>
                <w:sz w:val="22"/>
                <w:szCs w:val="22"/>
              </w:rPr>
            </w:pPr>
            <w:r>
              <w:rPr>
                <w:rFonts w:ascii="Calibri" w:eastAsia="PMingLiU" w:hAnsi="Calibri" w:cs="Calibri"/>
                <w:sz w:val="22"/>
                <w:szCs w:val="22"/>
              </w:rPr>
              <w:t>All</w:t>
            </w:r>
            <w:r w:rsidR="00C87BC9" w:rsidRPr="00C87BC9">
              <w:rPr>
                <w:rFonts w:ascii="Calibri" w:eastAsia="PMingLiU" w:hAnsi="Calibri" w:cs="Calibri"/>
                <w:sz w:val="22"/>
                <w:szCs w:val="22"/>
              </w:rPr>
              <w:t xml:space="preserve"> the information provided in this form is true, complete and accurate to the best of </w:t>
            </w:r>
            <w:r w:rsidR="00E37FEB">
              <w:rPr>
                <w:rFonts w:ascii="Calibri" w:eastAsia="PMingLiU" w:hAnsi="Calibri" w:cs="Calibri"/>
                <w:sz w:val="22"/>
                <w:szCs w:val="22"/>
              </w:rPr>
              <w:t>our</w:t>
            </w:r>
            <w:r w:rsidR="00C87BC9" w:rsidRPr="00C87BC9">
              <w:rPr>
                <w:rFonts w:ascii="Calibri" w:eastAsia="PMingLiU" w:hAnsi="Calibri" w:cs="Calibri"/>
                <w:sz w:val="22"/>
                <w:szCs w:val="22"/>
              </w:rPr>
              <w:t xml:space="preserve"> knowledge.  If any information is found untrue, incomplete</w:t>
            </w:r>
            <w:r w:rsidR="00E37FEB">
              <w:rPr>
                <w:rFonts w:ascii="Calibri" w:eastAsia="PMingLiU" w:hAnsi="Calibri" w:cs="Calibri"/>
                <w:sz w:val="22"/>
                <w:szCs w:val="22"/>
              </w:rPr>
              <w:t>,</w:t>
            </w:r>
            <w:r w:rsidR="00C87BC9" w:rsidRPr="00C87BC9">
              <w:rPr>
                <w:rFonts w:ascii="Calibri" w:eastAsia="PMingLiU" w:hAnsi="Calibri" w:cs="Calibri"/>
                <w:sz w:val="22"/>
                <w:szCs w:val="22"/>
              </w:rPr>
              <w:t xml:space="preserve"> or inaccurate, </w:t>
            </w:r>
            <w:r w:rsidR="00D22D7F">
              <w:rPr>
                <w:rFonts w:ascii="Calibri" w:eastAsia="PMingLiU" w:hAnsi="Calibri" w:cs="Calibri"/>
                <w:sz w:val="22"/>
                <w:szCs w:val="22"/>
              </w:rPr>
              <w:t>HKUST</w:t>
            </w:r>
            <w:r w:rsidR="00327D9E">
              <w:rPr>
                <w:rFonts w:ascii="Calibri" w:eastAsia="PMingLiU" w:hAnsi="Calibri" w:cs="Calibri"/>
                <w:sz w:val="22"/>
                <w:szCs w:val="22"/>
              </w:rPr>
              <w:t xml:space="preserve"> and HKUST(GZ)</w:t>
            </w:r>
            <w:r w:rsidR="00C87BC9" w:rsidRPr="00C87BC9">
              <w:rPr>
                <w:rFonts w:ascii="Calibri" w:eastAsia="PMingLiU" w:hAnsi="Calibri" w:cs="Calibri"/>
                <w:sz w:val="22"/>
                <w:szCs w:val="22"/>
              </w:rPr>
              <w:t xml:space="preserve"> reserve the right to revoke </w:t>
            </w:r>
            <w:r w:rsidR="00E37FEB">
              <w:rPr>
                <w:rFonts w:ascii="Calibri" w:eastAsia="PMingLiU" w:hAnsi="Calibri" w:cs="Calibri"/>
                <w:sz w:val="22"/>
                <w:szCs w:val="22"/>
              </w:rPr>
              <w:t>their</w:t>
            </w:r>
            <w:r w:rsidR="00C87BC9" w:rsidRPr="00C87BC9">
              <w:rPr>
                <w:rFonts w:ascii="Calibri" w:eastAsia="PMingLiU" w:hAnsi="Calibri" w:cs="Calibri"/>
                <w:sz w:val="22"/>
                <w:szCs w:val="22"/>
              </w:rPr>
              <w:t xml:space="preserve"> approval of any application, withdraw any project fund approved, </w:t>
            </w:r>
            <w:r w:rsidR="00327D9E">
              <w:rPr>
                <w:rFonts w:ascii="Calibri" w:eastAsia="PMingLiU" w:hAnsi="Calibri" w:cs="Calibri"/>
                <w:sz w:val="22"/>
                <w:szCs w:val="22"/>
              </w:rPr>
              <w:t xml:space="preserve">or </w:t>
            </w:r>
            <w:r w:rsidR="00C87BC9" w:rsidRPr="00C87BC9">
              <w:rPr>
                <w:rFonts w:ascii="Calibri" w:eastAsia="PMingLiU" w:hAnsi="Calibri" w:cs="Calibri"/>
                <w:sz w:val="22"/>
                <w:szCs w:val="22"/>
              </w:rPr>
              <w:t xml:space="preserve">request </w:t>
            </w:r>
            <w:r w:rsidR="00327D9E">
              <w:rPr>
                <w:rFonts w:ascii="Calibri" w:eastAsia="PMingLiU" w:hAnsi="Calibri" w:cs="Calibri"/>
                <w:sz w:val="22"/>
                <w:szCs w:val="22"/>
              </w:rPr>
              <w:t xml:space="preserve">a </w:t>
            </w:r>
            <w:r w:rsidR="008C2816">
              <w:rPr>
                <w:rFonts w:ascii="Calibri" w:eastAsia="PMingLiU" w:hAnsi="Calibri" w:cs="Calibri"/>
                <w:sz w:val="22"/>
                <w:szCs w:val="22"/>
              </w:rPr>
              <w:t>r</w:t>
            </w:r>
            <w:r w:rsidR="00C87BC9" w:rsidRPr="00C87BC9">
              <w:rPr>
                <w:rFonts w:ascii="Calibri" w:eastAsia="PMingLiU" w:hAnsi="Calibri" w:cs="Calibri"/>
                <w:sz w:val="22"/>
                <w:szCs w:val="22"/>
              </w:rPr>
              <w:t xml:space="preserve">efund to </w:t>
            </w:r>
            <w:r w:rsidR="00D22D7F">
              <w:rPr>
                <w:rFonts w:ascii="Calibri" w:eastAsia="PMingLiU" w:hAnsi="Calibri" w:cs="Calibri"/>
                <w:sz w:val="22"/>
                <w:szCs w:val="22"/>
              </w:rPr>
              <w:t>HKUST</w:t>
            </w:r>
            <w:r w:rsidR="00327D9E">
              <w:rPr>
                <w:rFonts w:ascii="Calibri" w:eastAsia="PMingLiU" w:hAnsi="Calibri" w:cs="Calibri"/>
                <w:sz w:val="22"/>
                <w:szCs w:val="22"/>
              </w:rPr>
              <w:t xml:space="preserve"> and HKUST(GZ)</w:t>
            </w:r>
            <w:r w:rsidR="00C87BC9" w:rsidRPr="00C87BC9">
              <w:rPr>
                <w:rFonts w:ascii="Calibri" w:eastAsia="PMingLiU" w:hAnsi="Calibri" w:cs="Calibri"/>
                <w:sz w:val="22"/>
                <w:szCs w:val="22"/>
              </w:rPr>
              <w:t xml:space="preserve"> of any payment already made.</w:t>
            </w:r>
          </w:p>
          <w:p w14:paraId="63A1FAF1" w14:textId="77777777" w:rsidR="00C87BC9" w:rsidRPr="00C87BC9" w:rsidRDefault="00C87BC9" w:rsidP="00953877">
            <w:pPr>
              <w:autoSpaceDE w:val="0"/>
              <w:autoSpaceDN w:val="0"/>
              <w:adjustRightInd w:val="0"/>
              <w:spacing w:after="100"/>
              <w:ind w:left="144" w:right="135"/>
              <w:jc w:val="both"/>
              <w:rPr>
                <w:rFonts w:ascii="Calibri" w:eastAsia="PMingLiU" w:hAnsi="Calibri" w:cs="Calibri"/>
                <w:sz w:val="22"/>
                <w:szCs w:val="22"/>
              </w:rPr>
            </w:pPr>
          </w:p>
        </w:tc>
        <w:tc>
          <w:tcPr>
            <w:tcW w:w="1080" w:type="dxa"/>
            <w:hideMark/>
          </w:tcPr>
          <w:p w14:paraId="5824D7A0" w14:textId="42ABDE20" w:rsidR="00C87BC9" w:rsidRPr="00C87BC9" w:rsidRDefault="00000000" w:rsidP="009A29FA">
            <w:pPr>
              <w:autoSpaceDE w:val="0"/>
              <w:autoSpaceDN w:val="0"/>
              <w:adjustRightInd w:val="0"/>
              <w:spacing w:after="100"/>
              <w:ind w:left="146" w:right="80"/>
              <w:rPr>
                <w:rFonts w:ascii="Calibri" w:eastAsia="PMingLiU" w:hAnsi="Calibri" w:cs="Calibri"/>
                <w:sz w:val="22"/>
                <w:szCs w:val="22"/>
              </w:rPr>
            </w:pPr>
            <w:sdt>
              <w:sdtPr>
                <w:rPr>
                  <w:rFonts w:ascii="Calibri" w:eastAsia="PMingLiU" w:hAnsi="Calibri" w:cs="Calibri"/>
                  <w:sz w:val="20"/>
                  <w:szCs w:val="20"/>
                </w:rPr>
                <w:id w:val="-898358485"/>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C87BC9" w:rsidRPr="00C87BC9">
              <w:rPr>
                <w:rFonts w:ascii="Calibri" w:eastAsia="PMingLiU" w:hAnsi="Calibri" w:cs="Calibri"/>
                <w:sz w:val="22"/>
                <w:szCs w:val="22"/>
              </w:rPr>
              <w:t> Yes</w:t>
            </w:r>
          </w:p>
        </w:tc>
        <w:tc>
          <w:tcPr>
            <w:tcW w:w="810" w:type="dxa"/>
            <w:hideMark/>
          </w:tcPr>
          <w:p w14:paraId="1870FA6E" w14:textId="32F3EB63" w:rsidR="00C87BC9" w:rsidRPr="00C87BC9" w:rsidRDefault="00C87BC9" w:rsidP="009A29FA">
            <w:pPr>
              <w:autoSpaceDE w:val="0"/>
              <w:autoSpaceDN w:val="0"/>
              <w:adjustRightInd w:val="0"/>
              <w:spacing w:after="100"/>
              <w:ind w:left="146" w:right="80"/>
              <w:rPr>
                <w:rFonts w:ascii="Calibri" w:eastAsia="PMingLiU" w:hAnsi="Calibri" w:cs="Calibri"/>
                <w:sz w:val="22"/>
                <w:szCs w:val="22"/>
              </w:rPr>
            </w:pPr>
            <w:r w:rsidRPr="00C87BC9">
              <w:rPr>
                <w:rFonts w:ascii="Wingdings 2" w:eastAsia="Wingdings 2" w:hAnsi="Wingdings 2" w:cs="Wingdings 2"/>
                <w:sz w:val="22"/>
                <w:szCs w:val="22"/>
              </w:rPr>
              <w:t>£</w:t>
            </w:r>
            <w:r w:rsidRPr="00C87BC9">
              <w:rPr>
                <w:rFonts w:ascii="Calibri" w:eastAsia="PMingLiU" w:hAnsi="Calibri" w:cs="Calibri"/>
                <w:sz w:val="22"/>
                <w:szCs w:val="22"/>
              </w:rPr>
              <w:t> No</w:t>
            </w:r>
          </w:p>
        </w:tc>
      </w:tr>
      <w:tr w:rsidR="00682194" w:rsidRPr="00E84A56" w14:paraId="0688B061" w14:textId="77777777" w:rsidTr="00F30A60">
        <w:trPr>
          <w:trHeight w:val="20"/>
        </w:trPr>
        <w:tc>
          <w:tcPr>
            <w:tcW w:w="351" w:type="dxa"/>
          </w:tcPr>
          <w:p w14:paraId="4B3CF8D4" w14:textId="043F322A" w:rsidR="00682194" w:rsidRPr="00501F79" w:rsidRDefault="00682194" w:rsidP="00682194">
            <w:pPr>
              <w:ind w:left="-9"/>
              <w:jc w:val="center"/>
              <w:textAlignment w:val="baseline"/>
              <w:rPr>
                <w:rFonts w:ascii="Calibri" w:eastAsia="DengXian" w:hAnsi="Calibri" w:cs="Calibri"/>
                <w:sz w:val="22"/>
                <w:szCs w:val="22"/>
                <w:lang w:eastAsia="zh-CN"/>
              </w:rPr>
            </w:pPr>
            <w:r>
              <w:rPr>
                <w:rFonts w:ascii="Calibri" w:eastAsia="DengXian" w:hAnsi="Calibri" w:cs="Calibri" w:hint="eastAsia"/>
                <w:sz w:val="22"/>
                <w:szCs w:val="22"/>
                <w:lang w:eastAsia="zh-CN"/>
              </w:rPr>
              <w:t>B.</w:t>
            </w:r>
          </w:p>
        </w:tc>
        <w:tc>
          <w:tcPr>
            <w:tcW w:w="7560" w:type="dxa"/>
          </w:tcPr>
          <w:p w14:paraId="7D22BC19" w14:textId="0BE8C44C" w:rsidR="00682194" w:rsidRPr="00682194" w:rsidRDefault="008E3D2E" w:rsidP="00682194">
            <w:pPr>
              <w:autoSpaceDE w:val="0"/>
              <w:autoSpaceDN w:val="0"/>
              <w:adjustRightInd w:val="0"/>
              <w:spacing w:after="100"/>
              <w:ind w:left="144" w:right="135"/>
              <w:jc w:val="both"/>
              <w:rPr>
                <w:rFonts w:ascii="Calibri" w:eastAsia="DengXian" w:hAnsi="Calibri" w:cs="Calibri"/>
                <w:sz w:val="22"/>
                <w:szCs w:val="22"/>
                <w:lang w:eastAsia="zh-CN"/>
              </w:rPr>
            </w:pPr>
            <w:r>
              <w:rPr>
                <w:rFonts w:ascii="Calibri" w:hAnsi="Calibri" w:cs="Calibri"/>
                <w:sz w:val="22"/>
                <w:szCs w:val="22"/>
              </w:rPr>
              <w:t>Salary</w:t>
            </w:r>
            <w:r w:rsidR="00682194" w:rsidRPr="00501F79">
              <w:rPr>
                <w:rFonts w:ascii="Calibri" w:hAnsi="Calibri" w:cs="Calibri"/>
                <w:sz w:val="22"/>
                <w:szCs w:val="22"/>
              </w:rPr>
              <w:t xml:space="preserve"> must be wholly funded by HKUST or HKUST(GZ) within the project duration.</w:t>
            </w:r>
          </w:p>
        </w:tc>
        <w:tc>
          <w:tcPr>
            <w:tcW w:w="1080" w:type="dxa"/>
          </w:tcPr>
          <w:p w14:paraId="38970F2E" w14:textId="235E60D7" w:rsidR="00682194" w:rsidRPr="00C87BC9" w:rsidRDefault="00000000" w:rsidP="00682194">
            <w:pPr>
              <w:autoSpaceDE w:val="0"/>
              <w:autoSpaceDN w:val="0"/>
              <w:adjustRightInd w:val="0"/>
              <w:spacing w:after="100"/>
              <w:ind w:left="146" w:right="80"/>
              <w:rPr>
                <w:rFonts w:ascii="Wingdings 2" w:eastAsia="Wingdings 2" w:hAnsi="Wingdings 2" w:cs="Wingdings 2"/>
                <w:sz w:val="22"/>
                <w:szCs w:val="22"/>
              </w:rPr>
            </w:pPr>
            <w:sdt>
              <w:sdtPr>
                <w:rPr>
                  <w:rFonts w:ascii="Calibri" w:eastAsia="PMingLiU" w:hAnsi="Calibri" w:cs="Calibri"/>
                  <w:sz w:val="20"/>
                  <w:szCs w:val="20"/>
                </w:rPr>
                <w:id w:val="-2034798424"/>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682194" w:rsidRPr="008D35C3">
              <w:rPr>
                <w:rFonts w:ascii="Calibri" w:eastAsia="PMingLiU" w:hAnsi="Calibri" w:cs="Calibri"/>
                <w:sz w:val="22"/>
                <w:szCs w:val="22"/>
              </w:rPr>
              <w:t> Yes</w:t>
            </w:r>
          </w:p>
        </w:tc>
        <w:tc>
          <w:tcPr>
            <w:tcW w:w="810" w:type="dxa"/>
          </w:tcPr>
          <w:p w14:paraId="162E3A8B" w14:textId="38D94C7A" w:rsidR="00682194" w:rsidRPr="00C87BC9" w:rsidRDefault="00682194" w:rsidP="00682194">
            <w:pPr>
              <w:autoSpaceDE w:val="0"/>
              <w:autoSpaceDN w:val="0"/>
              <w:adjustRightInd w:val="0"/>
              <w:spacing w:after="100"/>
              <w:ind w:left="146" w:right="80"/>
              <w:rPr>
                <w:rFonts w:ascii="Wingdings 2" w:eastAsia="Wingdings 2" w:hAnsi="Wingdings 2" w:cs="Wingdings 2"/>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9A29FA" w:rsidRPr="00E84A56" w14:paraId="1AB9B970" w14:textId="77777777" w:rsidTr="00F30A60">
        <w:trPr>
          <w:trHeight w:val="20"/>
        </w:trPr>
        <w:tc>
          <w:tcPr>
            <w:tcW w:w="351" w:type="dxa"/>
          </w:tcPr>
          <w:p w14:paraId="4EAF0664" w14:textId="7F9AEE6A" w:rsidR="009A29FA" w:rsidRPr="00C87BC9" w:rsidRDefault="0058404E" w:rsidP="00953877">
            <w:pPr>
              <w:ind w:left="-9"/>
              <w:jc w:val="center"/>
              <w:textAlignment w:val="baseline"/>
              <w:rPr>
                <w:rFonts w:ascii="Calibri" w:eastAsia="PMingLiU" w:hAnsi="Calibri" w:cs="Calibri"/>
                <w:sz w:val="22"/>
                <w:szCs w:val="22"/>
              </w:rPr>
            </w:pPr>
            <w:r>
              <w:rPr>
                <w:rFonts w:ascii="Calibri" w:eastAsia="PMingLiU" w:hAnsi="Calibri" w:cs="Calibri"/>
                <w:sz w:val="22"/>
                <w:szCs w:val="22"/>
              </w:rPr>
              <w:t>C.</w:t>
            </w:r>
          </w:p>
        </w:tc>
        <w:tc>
          <w:tcPr>
            <w:tcW w:w="7560" w:type="dxa"/>
          </w:tcPr>
          <w:p w14:paraId="76506A8A" w14:textId="185B0236" w:rsidR="009A29FA" w:rsidRDefault="008E3D2E" w:rsidP="00953877">
            <w:pPr>
              <w:autoSpaceDE w:val="0"/>
              <w:autoSpaceDN w:val="0"/>
              <w:adjustRightInd w:val="0"/>
              <w:spacing w:after="100"/>
              <w:ind w:left="144" w:right="135"/>
              <w:jc w:val="both"/>
              <w:rPr>
                <w:rFonts w:ascii="Calibri" w:eastAsia="PMingLiU" w:hAnsi="Calibri" w:cs="Calibri"/>
                <w:sz w:val="22"/>
                <w:szCs w:val="22"/>
              </w:rPr>
            </w:pPr>
            <w:r>
              <w:rPr>
                <w:rFonts w:ascii="Calibri" w:eastAsia="PMingLiU" w:hAnsi="Calibri" w:cs="Calibri"/>
                <w:sz w:val="22"/>
                <w:szCs w:val="22"/>
              </w:rPr>
              <w:t>This</w:t>
            </w:r>
            <w:r w:rsidR="009A29FA" w:rsidRPr="6D377CB9">
              <w:rPr>
                <w:rFonts w:ascii="Calibri" w:eastAsia="PMingLiU" w:hAnsi="Calibri" w:cs="Calibri"/>
                <w:sz w:val="22"/>
                <w:szCs w:val="22"/>
              </w:rPr>
              <w:t xml:space="preserve"> proposal </w:t>
            </w:r>
            <w:r w:rsidR="009A29FA">
              <w:rPr>
                <w:rFonts w:ascii="Calibri" w:eastAsia="PMingLiU" w:hAnsi="Calibri" w:cs="Calibri"/>
                <w:sz w:val="22"/>
                <w:szCs w:val="22"/>
              </w:rPr>
              <w:t xml:space="preserve">does not duplicate any </w:t>
            </w:r>
            <w:r w:rsidR="00E72008">
              <w:rPr>
                <w:rFonts w:ascii="Calibri" w:eastAsia="PMingLiU" w:hAnsi="Calibri" w:cs="Calibri"/>
                <w:sz w:val="22"/>
                <w:szCs w:val="22"/>
              </w:rPr>
              <w:t>currently internally or externally funded or proposed</w:t>
            </w:r>
            <w:r w:rsidR="009A29FA">
              <w:rPr>
                <w:rFonts w:ascii="Calibri" w:eastAsia="PMingLiU" w:hAnsi="Calibri" w:cs="Calibri"/>
                <w:sz w:val="22"/>
                <w:szCs w:val="22"/>
              </w:rPr>
              <w:t xml:space="preserve"> projects</w:t>
            </w:r>
            <w:r w:rsidR="00EB40E3">
              <w:rPr>
                <w:rFonts w:ascii="Calibri" w:eastAsia="PMingLiU" w:hAnsi="Calibri" w:cs="Calibri"/>
                <w:sz w:val="22"/>
                <w:szCs w:val="22"/>
              </w:rPr>
              <w:t xml:space="preserve"> for </w:t>
            </w:r>
            <w:r w:rsidR="00CA1325">
              <w:rPr>
                <w:rFonts w:ascii="Calibri" w:eastAsia="PMingLiU" w:hAnsi="Calibri" w:cs="Calibri"/>
                <w:sz w:val="22"/>
                <w:szCs w:val="22"/>
              </w:rPr>
              <w:t>all</w:t>
            </w:r>
            <w:r w:rsidR="006470D1">
              <w:rPr>
                <w:rFonts w:ascii="Calibri" w:eastAsia="PMingLiU" w:hAnsi="Calibri" w:cs="Calibri"/>
                <w:sz w:val="22"/>
                <w:szCs w:val="22"/>
              </w:rPr>
              <w:t xml:space="preserve"> team members</w:t>
            </w:r>
            <w:r w:rsidR="00D20EB9">
              <w:rPr>
                <w:rFonts w:ascii="Calibri" w:eastAsia="PMingLiU" w:hAnsi="Calibri" w:cs="Calibri"/>
                <w:sz w:val="22"/>
                <w:szCs w:val="22"/>
              </w:rPr>
              <w:t>.</w:t>
            </w:r>
          </w:p>
          <w:p w14:paraId="27F9AC12" w14:textId="5FA36A42" w:rsidR="00E37FEB" w:rsidRDefault="00E37FEB" w:rsidP="00E37FEB">
            <w:pPr>
              <w:autoSpaceDE w:val="0"/>
              <w:autoSpaceDN w:val="0"/>
              <w:adjustRightInd w:val="0"/>
              <w:spacing w:before="100" w:after="100"/>
              <w:ind w:right="130"/>
              <w:rPr>
                <w:rFonts w:ascii="Calibri" w:eastAsia="PMingLiU" w:hAnsi="Calibri" w:cs="Calibri"/>
                <w:sz w:val="22"/>
                <w:szCs w:val="22"/>
              </w:rPr>
            </w:pPr>
            <w:r>
              <w:rPr>
                <w:rFonts w:asciiTheme="majorHAnsi" w:eastAsia="PMingLiU" w:hAnsiTheme="majorHAnsi" w:cstheme="majorHAnsi"/>
                <w:sz w:val="22"/>
                <w:szCs w:val="22"/>
              </w:rPr>
              <w:t xml:space="preserve">   </w:t>
            </w:r>
            <w:r w:rsidRPr="00E37FEB">
              <w:rPr>
                <w:rFonts w:asciiTheme="majorHAnsi" w:eastAsia="PMingLiU" w:hAnsiTheme="majorHAnsi" w:cstheme="majorHAnsi"/>
                <w:sz w:val="22"/>
                <w:szCs w:val="22"/>
              </w:rPr>
              <w:t>(</w:t>
            </w:r>
            <w:r w:rsidRPr="00E37FEB">
              <w:rPr>
                <w:rFonts w:asciiTheme="majorHAnsi" w:eastAsia="PMingLiU" w:hAnsiTheme="majorHAnsi" w:cstheme="majorHAnsi"/>
                <w:i/>
                <w:iCs/>
                <w:sz w:val="20"/>
                <w:szCs w:val="20"/>
              </w:rPr>
              <w:t>If the answer is “No”, please provide details:</w:t>
            </w:r>
            <w:r>
              <w:rPr>
                <w:rFonts w:ascii="Calibri" w:eastAsia="PMingLiU" w:hAnsi="Calibri" w:cs="Calibri"/>
                <w:sz w:val="22"/>
                <w:szCs w:val="22"/>
              </w:rPr>
              <w:t xml:space="preserve"> ___________________________  </w:t>
            </w:r>
          </w:p>
          <w:p w14:paraId="2B94FEA0" w14:textId="56AFED45" w:rsidR="00E37FEB" w:rsidRPr="00C87BC9" w:rsidRDefault="00E37FEB" w:rsidP="00E37FEB">
            <w:pPr>
              <w:autoSpaceDE w:val="0"/>
              <w:autoSpaceDN w:val="0"/>
              <w:adjustRightInd w:val="0"/>
              <w:spacing w:before="100" w:after="100"/>
              <w:ind w:left="144" w:right="130"/>
              <w:rPr>
                <w:rFonts w:ascii="Calibri" w:eastAsia="PMingLiU" w:hAnsi="Calibri" w:cs="Calibri"/>
                <w:sz w:val="22"/>
                <w:szCs w:val="22"/>
              </w:rPr>
            </w:pPr>
            <w:r>
              <w:rPr>
                <w:rFonts w:ascii="Calibri" w:eastAsia="PMingLiU" w:hAnsi="Calibri" w:cs="Calibri"/>
                <w:sz w:val="22"/>
                <w:szCs w:val="22"/>
              </w:rPr>
              <w:t>________________________________________________________________</w:t>
            </w:r>
            <w:r w:rsidRPr="0019446A">
              <w:rPr>
                <w:rFonts w:asciiTheme="majorHAnsi" w:eastAsia="PMingLiU" w:hAnsiTheme="majorHAnsi" w:cstheme="majorHAnsi"/>
                <w:sz w:val="22"/>
                <w:szCs w:val="22"/>
              </w:rPr>
              <w:t>)</w:t>
            </w:r>
          </w:p>
        </w:tc>
        <w:tc>
          <w:tcPr>
            <w:tcW w:w="1080" w:type="dxa"/>
          </w:tcPr>
          <w:p w14:paraId="0DF900DE" w14:textId="3ABABBEA" w:rsidR="009A29FA" w:rsidRPr="00C87BC9" w:rsidRDefault="00000000" w:rsidP="009A29FA">
            <w:pPr>
              <w:autoSpaceDE w:val="0"/>
              <w:autoSpaceDN w:val="0"/>
              <w:adjustRightInd w:val="0"/>
              <w:spacing w:after="100"/>
              <w:ind w:left="146" w:right="80"/>
              <w:rPr>
                <w:rFonts w:ascii="Calibri" w:eastAsia="PMingLiU" w:hAnsi="Calibri" w:cs="Calibri"/>
                <w:sz w:val="22"/>
                <w:szCs w:val="22"/>
              </w:rPr>
            </w:pPr>
            <w:sdt>
              <w:sdtPr>
                <w:rPr>
                  <w:rFonts w:ascii="Calibri" w:eastAsia="PMingLiU" w:hAnsi="Calibri" w:cs="Calibri"/>
                  <w:sz w:val="20"/>
                  <w:szCs w:val="20"/>
                </w:rPr>
                <w:id w:val="-1051148493"/>
                <w14:checkbox>
                  <w14:checked w14:val="1"/>
                  <w14:checkedState w14:val="2612" w14:font="MS Gothic"/>
                  <w14:uncheckedState w14:val="2610" w14:font="MS Gothic"/>
                </w14:checkbox>
              </w:sdtPr>
              <w:sdtContent>
                <w:r w:rsidR="0073718E">
                  <w:rPr>
                    <w:rFonts w:ascii="MS Gothic" w:eastAsia="MS Gothic" w:hAnsi="MS Gothic" w:cs="Calibri" w:hint="eastAsia"/>
                    <w:sz w:val="20"/>
                    <w:szCs w:val="20"/>
                  </w:rPr>
                  <w:t>☒</w:t>
                </w:r>
              </w:sdtContent>
            </w:sdt>
            <w:r w:rsidR="009A29FA" w:rsidRPr="008D35C3">
              <w:rPr>
                <w:rFonts w:ascii="Calibri" w:eastAsia="PMingLiU" w:hAnsi="Calibri" w:cs="Calibri"/>
                <w:sz w:val="22"/>
                <w:szCs w:val="22"/>
              </w:rPr>
              <w:t> Yes</w:t>
            </w:r>
          </w:p>
        </w:tc>
        <w:tc>
          <w:tcPr>
            <w:tcW w:w="810" w:type="dxa"/>
          </w:tcPr>
          <w:p w14:paraId="24A2F5BA" w14:textId="2346083E" w:rsidR="009A29FA" w:rsidRPr="00C87BC9" w:rsidRDefault="009A29FA" w:rsidP="009A29FA">
            <w:pPr>
              <w:autoSpaceDE w:val="0"/>
              <w:autoSpaceDN w:val="0"/>
              <w:adjustRightInd w:val="0"/>
              <w:spacing w:after="100"/>
              <w:ind w:left="146" w:right="80"/>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9A29FA" w:rsidRPr="00E84A56" w14:paraId="2DF77EC4" w14:textId="77777777" w:rsidTr="00F30A60">
        <w:trPr>
          <w:trHeight w:val="20"/>
        </w:trPr>
        <w:tc>
          <w:tcPr>
            <w:tcW w:w="351" w:type="dxa"/>
          </w:tcPr>
          <w:p w14:paraId="16321D6B" w14:textId="609BC650" w:rsidR="009A29FA" w:rsidRPr="00C87BC9" w:rsidRDefault="0058404E" w:rsidP="00953877">
            <w:pPr>
              <w:ind w:left="-9"/>
              <w:jc w:val="center"/>
              <w:textAlignment w:val="baseline"/>
              <w:rPr>
                <w:rFonts w:ascii="Calibri" w:eastAsia="PMingLiU" w:hAnsi="Calibri" w:cs="Calibri"/>
                <w:sz w:val="22"/>
                <w:szCs w:val="22"/>
              </w:rPr>
            </w:pPr>
            <w:r>
              <w:rPr>
                <w:rFonts w:ascii="Calibri" w:eastAsia="PMingLiU" w:hAnsi="Calibri" w:cs="Calibri"/>
                <w:sz w:val="22"/>
                <w:szCs w:val="22"/>
              </w:rPr>
              <w:t>D.</w:t>
            </w:r>
          </w:p>
        </w:tc>
        <w:tc>
          <w:tcPr>
            <w:tcW w:w="7560" w:type="dxa"/>
          </w:tcPr>
          <w:p w14:paraId="2868DFDF" w14:textId="03E5FDE9" w:rsidR="00E37FEB" w:rsidRDefault="008E3D2E" w:rsidP="00953877">
            <w:pPr>
              <w:autoSpaceDE w:val="0"/>
              <w:autoSpaceDN w:val="0"/>
              <w:adjustRightInd w:val="0"/>
              <w:spacing w:after="100"/>
              <w:ind w:left="144" w:right="135"/>
              <w:jc w:val="both"/>
              <w:rPr>
                <w:rFonts w:ascii="Calibri" w:eastAsia="PMingLiU" w:hAnsi="Calibri" w:cs="Calibri"/>
                <w:sz w:val="22"/>
                <w:szCs w:val="22"/>
              </w:rPr>
            </w:pPr>
            <w:r>
              <w:rPr>
                <w:rFonts w:ascii="Calibri" w:eastAsia="PMingLiU" w:hAnsi="Calibri" w:cs="Calibri"/>
                <w:sz w:val="22"/>
                <w:szCs w:val="22"/>
              </w:rPr>
              <w:t>This</w:t>
            </w:r>
            <w:r w:rsidR="009A29FA" w:rsidRPr="6D377CB9">
              <w:rPr>
                <w:rFonts w:ascii="Calibri" w:eastAsia="PMingLiU" w:hAnsi="Calibri" w:cs="Calibri"/>
                <w:sz w:val="22"/>
                <w:szCs w:val="22"/>
              </w:rPr>
              <w:t xml:space="preserve"> proposal has not received any kind of internal or external funding support.</w:t>
            </w:r>
            <w:r w:rsidR="00FD2B29">
              <w:rPr>
                <w:rFonts w:ascii="Calibri" w:eastAsia="PMingLiU" w:hAnsi="Calibri" w:cs="Calibri"/>
                <w:sz w:val="22"/>
                <w:szCs w:val="22"/>
              </w:rPr>
              <w:t xml:space="preserve">  </w:t>
            </w:r>
          </w:p>
          <w:p w14:paraId="1B9F4B6B" w14:textId="241534BE" w:rsidR="009A29FA" w:rsidRPr="00304C2F" w:rsidRDefault="00FD2B29" w:rsidP="00E37FEB">
            <w:pPr>
              <w:autoSpaceDE w:val="0"/>
              <w:autoSpaceDN w:val="0"/>
              <w:adjustRightInd w:val="0"/>
              <w:spacing w:after="100"/>
              <w:ind w:left="144" w:right="135"/>
              <w:rPr>
                <w:rFonts w:ascii="Calibri" w:eastAsia="DengXian" w:hAnsi="Calibri" w:cs="Calibri"/>
                <w:sz w:val="22"/>
                <w:szCs w:val="22"/>
                <w:lang w:eastAsia="zh-CN"/>
              </w:rPr>
            </w:pPr>
            <w:r w:rsidRPr="00E37FEB">
              <w:rPr>
                <w:rFonts w:asciiTheme="majorHAnsi" w:eastAsia="PMingLiU" w:hAnsiTheme="majorHAnsi" w:cstheme="majorHAnsi"/>
                <w:sz w:val="22"/>
                <w:szCs w:val="22"/>
              </w:rPr>
              <w:t>(</w:t>
            </w:r>
            <w:r w:rsidRPr="00E37FEB">
              <w:rPr>
                <w:rFonts w:asciiTheme="majorHAnsi" w:eastAsia="PMingLiU" w:hAnsiTheme="majorHAnsi" w:cstheme="majorHAnsi"/>
                <w:i/>
                <w:iCs/>
                <w:sz w:val="20"/>
                <w:szCs w:val="20"/>
              </w:rPr>
              <w:t>If the answer is “No”, please provide the name of the funding source</w:t>
            </w:r>
            <w:r w:rsidR="00E37FEB" w:rsidRPr="00E37FEB">
              <w:rPr>
                <w:rFonts w:asciiTheme="majorHAnsi" w:eastAsia="PMingLiU" w:hAnsiTheme="majorHAnsi" w:cstheme="majorHAnsi"/>
                <w:i/>
                <w:iCs/>
                <w:sz w:val="20"/>
                <w:szCs w:val="20"/>
              </w:rPr>
              <w:t xml:space="preserve"> </w:t>
            </w:r>
            <w:r w:rsidRPr="00E37FEB">
              <w:rPr>
                <w:rFonts w:asciiTheme="majorHAnsi" w:eastAsia="PMingLiU" w:hAnsiTheme="majorHAnsi" w:cstheme="majorHAnsi"/>
                <w:i/>
                <w:iCs/>
                <w:sz w:val="20"/>
                <w:szCs w:val="20"/>
              </w:rPr>
              <w:t>/scheme</w:t>
            </w:r>
            <w:r w:rsidR="00E37FEB" w:rsidRPr="00E37FEB">
              <w:rPr>
                <w:rFonts w:asciiTheme="majorHAnsi" w:eastAsia="PMingLiU" w:hAnsiTheme="majorHAnsi" w:cstheme="majorHAnsi"/>
                <w:i/>
                <w:iCs/>
                <w:sz w:val="20"/>
                <w:szCs w:val="20"/>
              </w:rPr>
              <w:t xml:space="preserve"> </w:t>
            </w:r>
            <w:r w:rsidRPr="00E37FEB">
              <w:rPr>
                <w:rFonts w:asciiTheme="majorHAnsi" w:eastAsia="PMingLiU" w:hAnsiTheme="majorHAnsi" w:cstheme="majorHAnsi"/>
                <w:i/>
                <w:iCs/>
                <w:sz w:val="20"/>
                <w:szCs w:val="20"/>
              </w:rPr>
              <w:t>/sponsor and the year of award:</w:t>
            </w:r>
            <w:r w:rsidR="007402D7">
              <w:rPr>
                <w:rFonts w:ascii="Calibri" w:eastAsia="PMingLiU" w:hAnsi="Calibri" w:cs="Calibri"/>
                <w:sz w:val="22"/>
                <w:szCs w:val="22"/>
              </w:rPr>
              <w:t xml:space="preserve"> </w:t>
            </w:r>
            <w:r>
              <w:rPr>
                <w:rFonts w:ascii="Calibri" w:eastAsia="PMingLiU" w:hAnsi="Calibri" w:cs="Calibri"/>
                <w:sz w:val="22"/>
                <w:szCs w:val="22"/>
              </w:rPr>
              <w:t>____________</w:t>
            </w:r>
            <w:r w:rsidR="007402D7">
              <w:rPr>
                <w:rFonts w:ascii="Calibri" w:eastAsia="PMingLiU" w:hAnsi="Calibri" w:cs="Calibri"/>
                <w:sz w:val="22"/>
                <w:szCs w:val="22"/>
              </w:rPr>
              <w:t>____</w:t>
            </w:r>
            <w:r>
              <w:rPr>
                <w:rFonts w:ascii="Calibri" w:eastAsia="PMingLiU" w:hAnsi="Calibri" w:cs="Calibri"/>
                <w:sz w:val="22"/>
                <w:szCs w:val="22"/>
              </w:rPr>
              <w:t>______</w:t>
            </w:r>
            <w:r w:rsidR="00E37FEB">
              <w:rPr>
                <w:rFonts w:ascii="Calibri" w:eastAsia="PMingLiU" w:hAnsi="Calibri" w:cs="Calibri"/>
                <w:sz w:val="22"/>
                <w:szCs w:val="22"/>
              </w:rPr>
              <w:t>____________</w:t>
            </w:r>
            <w:r>
              <w:rPr>
                <w:rFonts w:ascii="Calibri" w:eastAsia="PMingLiU" w:hAnsi="Calibri" w:cs="Calibri"/>
                <w:sz w:val="22"/>
                <w:szCs w:val="22"/>
              </w:rPr>
              <w:t>___</w:t>
            </w:r>
            <w:r w:rsidR="00304C2F" w:rsidRPr="001A19FD">
              <w:rPr>
                <w:rFonts w:asciiTheme="majorHAnsi" w:eastAsia="DengXian" w:hAnsiTheme="majorHAnsi" w:cstheme="majorHAnsi"/>
                <w:sz w:val="22"/>
                <w:szCs w:val="22"/>
                <w:lang w:eastAsia="zh-CN"/>
              </w:rPr>
              <w:t>)</w:t>
            </w:r>
          </w:p>
        </w:tc>
        <w:tc>
          <w:tcPr>
            <w:tcW w:w="1080" w:type="dxa"/>
          </w:tcPr>
          <w:p w14:paraId="491D0E87" w14:textId="31CA8431" w:rsidR="009A29FA" w:rsidRPr="00C87BC9" w:rsidRDefault="00000000" w:rsidP="009A29FA">
            <w:pPr>
              <w:autoSpaceDE w:val="0"/>
              <w:autoSpaceDN w:val="0"/>
              <w:adjustRightInd w:val="0"/>
              <w:spacing w:after="100"/>
              <w:ind w:left="146" w:right="80"/>
              <w:rPr>
                <w:rFonts w:ascii="Calibri" w:eastAsia="PMingLiU" w:hAnsi="Calibri" w:cs="Calibri"/>
                <w:sz w:val="22"/>
                <w:szCs w:val="22"/>
              </w:rPr>
            </w:pPr>
            <w:sdt>
              <w:sdtPr>
                <w:rPr>
                  <w:rFonts w:ascii="Calibri" w:eastAsia="PMingLiU" w:hAnsi="Calibri" w:cs="Calibri"/>
                  <w:sz w:val="20"/>
                  <w:szCs w:val="20"/>
                </w:rPr>
                <w:id w:val="1403873422"/>
                <w14:checkbox>
                  <w14:checked w14:val="1"/>
                  <w14:checkedState w14:val="2612" w14:font="MS Gothic"/>
                  <w14:uncheckedState w14:val="2610" w14:font="MS Gothic"/>
                </w14:checkbox>
              </w:sdtPr>
              <w:sdtContent>
                <w:r w:rsidR="00014638">
                  <w:rPr>
                    <w:rFonts w:ascii="MS Gothic" w:eastAsia="MS Gothic" w:hAnsi="MS Gothic" w:cs="Calibri" w:hint="eastAsia"/>
                    <w:sz w:val="20"/>
                    <w:szCs w:val="20"/>
                  </w:rPr>
                  <w:t>☒</w:t>
                </w:r>
              </w:sdtContent>
            </w:sdt>
            <w:r w:rsidR="009A29FA" w:rsidRPr="008D35C3">
              <w:rPr>
                <w:rFonts w:ascii="Calibri" w:eastAsia="PMingLiU" w:hAnsi="Calibri" w:cs="Calibri"/>
                <w:sz w:val="22"/>
                <w:szCs w:val="22"/>
              </w:rPr>
              <w:t> Yes</w:t>
            </w:r>
          </w:p>
        </w:tc>
        <w:tc>
          <w:tcPr>
            <w:tcW w:w="810" w:type="dxa"/>
          </w:tcPr>
          <w:p w14:paraId="7AC335E5" w14:textId="3E332B1D" w:rsidR="009A29FA" w:rsidRPr="00C87BC9" w:rsidRDefault="009A29FA" w:rsidP="009A29FA">
            <w:pPr>
              <w:autoSpaceDE w:val="0"/>
              <w:autoSpaceDN w:val="0"/>
              <w:adjustRightInd w:val="0"/>
              <w:spacing w:after="100"/>
              <w:ind w:left="146" w:right="80"/>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E80F67" w:rsidRPr="00E84A56" w14:paraId="3E6570F2" w14:textId="77777777" w:rsidTr="00F30A60">
        <w:trPr>
          <w:trHeight w:val="463"/>
        </w:trPr>
        <w:tc>
          <w:tcPr>
            <w:tcW w:w="351" w:type="dxa"/>
          </w:tcPr>
          <w:p w14:paraId="64BC198B" w14:textId="4B4474BE" w:rsidR="00E80F67" w:rsidRDefault="00E80F67" w:rsidP="00E80F67">
            <w:pPr>
              <w:ind w:left="-9"/>
              <w:jc w:val="center"/>
              <w:textAlignment w:val="baseline"/>
              <w:rPr>
                <w:rFonts w:ascii="Calibri" w:eastAsia="PMingLiU" w:hAnsi="Calibri" w:cs="Calibri"/>
                <w:sz w:val="22"/>
                <w:szCs w:val="22"/>
              </w:rPr>
            </w:pPr>
            <w:r>
              <w:rPr>
                <w:rFonts w:ascii="Calibri" w:eastAsia="PMingLiU" w:hAnsi="Calibri" w:cs="Calibri"/>
                <w:sz w:val="22"/>
                <w:szCs w:val="22"/>
              </w:rPr>
              <w:t xml:space="preserve">E. </w:t>
            </w:r>
          </w:p>
        </w:tc>
        <w:tc>
          <w:tcPr>
            <w:tcW w:w="7560" w:type="dxa"/>
          </w:tcPr>
          <w:p w14:paraId="1F2CC510" w14:textId="06CED44D" w:rsidR="00FC6331" w:rsidRPr="00304C2F" w:rsidRDefault="0019446A" w:rsidP="00FC6331">
            <w:pPr>
              <w:autoSpaceDE w:val="0"/>
              <w:autoSpaceDN w:val="0"/>
              <w:adjustRightInd w:val="0"/>
              <w:spacing w:after="100"/>
              <w:ind w:left="144" w:right="135"/>
              <w:jc w:val="both"/>
              <w:rPr>
                <w:rFonts w:ascii="Calibri" w:eastAsiaTheme="minorEastAsia" w:hAnsi="Calibri" w:cs="Calibri"/>
                <w:sz w:val="22"/>
                <w:szCs w:val="22"/>
              </w:rPr>
            </w:pPr>
            <w:r>
              <w:rPr>
                <w:rFonts w:ascii="Calibri" w:eastAsia="PMingLiU" w:hAnsi="Calibri" w:cs="Calibri"/>
                <w:sz w:val="22"/>
                <w:szCs w:val="22"/>
              </w:rPr>
              <w:t xml:space="preserve">The </w:t>
            </w:r>
            <w:r w:rsidR="00461080">
              <w:rPr>
                <w:rFonts w:ascii="Calibri" w:eastAsia="PMingLiU" w:hAnsi="Calibri" w:cs="Calibri" w:hint="eastAsia"/>
                <w:sz w:val="22"/>
                <w:szCs w:val="22"/>
              </w:rPr>
              <w:t xml:space="preserve">HKUST </w:t>
            </w:r>
            <w:r w:rsidR="00E80F67" w:rsidRPr="00513480">
              <w:rPr>
                <w:rFonts w:ascii="Calibri" w:eastAsia="PMingLiU" w:hAnsi="Calibri" w:cs="Calibri"/>
                <w:sz w:val="22"/>
                <w:szCs w:val="22"/>
              </w:rPr>
              <w:t>Online Research Project Submission Approval (ORPA) Form</w:t>
            </w:r>
            <w:r w:rsidR="00E80F67">
              <w:rPr>
                <w:rFonts w:ascii="Calibri" w:eastAsia="DengXian" w:hAnsi="Calibri" w:cs="Calibri" w:hint="eastAsia"/>
                <w:sz w:val="22"/>
                <w:szCs w:val="22"/>
                <w:lang w:eastAsia="zh-CN"/>
              </w:rPr>
              <w:t xml:space="preserve"> </w:t>
            </w:r>
            <w:r w:rsidR="00E80F67">
              <w:rPr>
                <w:rFonts w:ascii="Calibri" w:eastAsia="DengXian" w:hAnsi="Calibri" w:cs="Calibri"/>
                <w:sz w:val="22"/>
                <w:szCs w:val="22"/>
                <w:lang w:eastAsia="zh-CN"/>
              </w:rPr>
              <w:t xml:space="preserve">is </w:t>
            </w:r>
            <w:r w:rsidR="00193CAF">
              <w:rPr>
                <w:rFonts w:ascii="Calibri" w:eastAsia="DengXian" w:hAnsi="Calibri" w:cs="Calibri" w:hint="eastAsia"/>
                <w:sz w:val="22"/>
                <w:szCs w:val="22"/>
                <w:lang w:eastAsia="zh-CN"/>
              </w:rPr>
              <w:t>approved</w:t>
            </w:r>
            <w:r w:rsidR="00FC6331">
              <w:rPr>
                <w:rFonts w:ascii="Calibri" w:eastAsia="DengXian" w:hAnsi="Calibri" w:cs="Calibri"/>
                <w:sz w:val="22"/>
                <w:szCs w:val="22"/>
                <w:lang w:eastAsia="zh-CN"/>
              </w:rPr>
              <w:t>,</w:t>
            </w:r>
            <w:r w:rsidR="00FC6331">
              <w:rPr>
                <w:rFonts w:ascii="Calibri" w:eastAsiaTheme="minorEastAsia" w:hAnsi="Calibri" w:cs="Calibri"/>
                <w:sz w:val="22"/>
                <w:szCs w:val="22"/>
                <w:lang w:val="en-HK"/>
              </w:rPr>
              <w:t xml:space="preserve"> and</w:t>
            </w:r>
            <w:r w:rsidR="00E80F67">
              <w:rPr>
                <w:rFonts w:ascii="Calibri" w:eastAsia="DengXian" w:hAnsi="Calibri" w:cs="Calibri"/>
                <w:sz w:val="22"/>
                <w:szCs w:val="22"/>
                <w:lang w:eastAsia="zh-CN"/>
              </w:rPr>
              <w:t xml:space="preserve"> </w:t>
            </w:r>
            <w:r w:rsidR="001A19FD">
              <w:rPr>
                <w:rFonts w:ascii="Calibri" w:eastAsia="DengXian" w:hAnsi="Calibri" w:cs="Calibri"/>
                <w:sz w:val="22"/>
                <w:szCs w:val="22"/>
                <w:lang w:eastAsia="zh-CN"/>
              </w:rPr>
              <w:t xml:space="preserve">the </w:t>
            </w:r>
            <w:r w:rsidR="01E86464" w:rsidRPr="5358827E">
              <w:rPr>
                <w:rFonts w:ascii="Calibri" w:eastAsia="PMingLiU" w:hAnsi="Calibri" w:cs="Calibri"/>
                <w:sz w:val="22"/>
                <w:szCs w:val="22"/>
              </w:rPr>
              <w:t>HKUST(GZ)</w:t>
            </w:r>
            <w:r w:rsidR="01E86464" w:rsidRPr="5358827E">
              <w:rPr>
                <w:rFonts w:ascii="Calibri" w:eastAsia="DengXian" w:hAnsi="Calibri" w:cs="Calibri"/>
                <w:sz w:val="22"/>
                <w:szCs w:val="22"/>
                <w:lang w:eastAsia="zh-CN"/>
              </w:rPr>
              <w:t xml:space="preserve"> </w:t>
            </w:r>
            <w:r w:rsidR="31A0D5B5" w:rsidRPr="5358827E">
              <w:rPr>
                <w:rFonts w:ascii="Calibri" w:eastAsia="DengXian" w:hAnsi="Calibri" w:cs="Calibri"/>
                <w:sz w:val="22"/>
                <w:szCs w:val="22"/>
                <w:lang w:eastAsia="zh-CN"/>
              </w:rPr>
              <w:t xml:space="preserve">RPMS </w:t>
            </w:r>
            <w:r w:rsidR="4D49DC6B" w:rsidRPr="5358827E">
              <w:rPr>
                <w:rFonts w:ascii="Calibri" w:eastAsia="DengXian" w:hAnsi="Calibri" w:cs="Calibri"/>
                <w:sz w:val="22"/>
                <w:szCs w:val="22"/>
                <w:lang w:eastAsia="zh-CN"/>
              </w:rPr>
              <w:t>internal review application is submitted.</w:t>
            </w:r>
          </w:p>
        </w:tc>
        <w:tc>
          <w:tcPr>
            <w:tcW w:w="1080" w:type="dxa"/>
          </w:tcPr>
          <w:p w14:paraId="1390A8F1" w14:textId="48B6B5A3" w:rsidR="00E80F67" w:rsidRPr="008D35C3" w:rsidRDefault="00000000" w:rsidP="00E80F67">
            <w:pPr>
              <w:autoSpaceDE w:val="0"/>
              <w:autoSpaceDN w:val="0"/>
              <w:adjustRightInd w:val="0"/>
              <w:spacing w:after="100"/>
              <w:ind w:left="146" w:right="80"/>
              <w:rPr>
                <w:rFonts w:ascii="Calibri" w:eastAsia="PMingLiU" w:hAnsi="Calibri" w:cs="Calibri"/>
                <w:sz w:val="22"/>
                <w:szCs w:val="22"/>
              </w:rPr>
            </w:pPr>
            <w:sdt>
              <w:sdtPr>
                <w:rPr>
                  <w:rFonts w:ascii="Calibri" w:eastAsia="PMingLiU" w:hAnsi="Calibri" w:cs="Calibri"/>
                  <w:sz w:val="20"/>
                  <w:szCs w:val="20"/>
                </w:rPr>
                <w:id w:val="-1843843367"/>
                <w14:checkbox>
                  <w14:checked w14:val="1"/>
                  <w14:checkedState w14:val="2612" w14:font="MS Gothic"/>
                  <w14:uncheckedState w14:val="2610" w14:font="MS Gothic"/>
                </w14:checkbox>
              </w:sdtPr>
              <w:sdtContent>
                <w:r w:rsidR="00014638">
                  <w:rPr>
                    <w:rFonts w:ascii="MS Gothic" w:eastAsia="MS Gothic" w:hAnsi="MS Gothic" w:cs="Calibri" w:hint="eastAsia"/>
                    <w:sz w:val="20"/>
                    <w:szCs w:val="20"/>
                  </w:rPr>
                  <w:t>☒</w:t>
                </w:r>
              </w:sdtContent>
            </w:sdt>
            <w:r w:rsidR="00E80F67" w:rsidRPr="008D35C3">
              <w:rPr>
                <w:rFonts w:ascii="Calibri" w:eastAsia="PMingLiU" w:hAnsi="Calibri" w:cs="Calibri"/>
                <w:sz w:val="22"/>
                <w:szCs w:val="22"/>
              </w:rPr>
              <w:t> Yes</w:t>
            </w:r>
          </w:p>
        </w:tc>
        <w:tc>
          <w:tcPr>
            <w:tcW w:w="810" w:type="dxa"/>
          </w:tcPr>
          <w:p w14:paraId="2FADECE2" w14:textId="31774049" w:rsidR="00E80F67" w:rsidRPr="008D35C3" w:rsidRDefault="00235CEE" w:rsidP="00E80F67">
            <w:pPr>
              <w:autoSpaceDE w:val="0"/>
              <w:autoSpaceDN w:val="0"/>
              <w:adjustRightInd w:val="0"/>
              <w:spacing w:after="100"/>
              <w:ind w:left="146" w:right="80"/>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DC7E4F" w:rsidRPr="00E84A56" w14:paraId="62093DC3" w14:textId="77777777" w:rsidTr="00F30A60">
        <w:trPr>
          <w:trHeight w:val="463"/>
        </w:trPr>
        <w:tc>
          <w:tcPr>
            <w:tcW w:w="351" w:type="dxa"/>
          </w:tcPr>
          <w:p w14:paraId="15B0B614" w14:textId="3A7C85DB" w:rsidR="00DC7E4F" w:rsidRDefault="00DC7E4F" w:rsidP="00E80F67">
            <w:pPr>
              <w:ind w:left="-9"/>
              <w:jc w:val="center"/>
              <w:textAlignment w:val="baseline"/>
              <w:rPr>
                <w:rFonts w:ascii="Calibri" w:eastAsia="PMingLiU" w:hAnsi="Calibri" w:cs="Calibri"/>
                <w:sz w:val="22"/>
                <w:szCs w:val="22"/>
              </w:rPr>
            </w:pPr>
            <w:r>
              <w:rPr>
                <w:rFonts w:ascii="Calibri" w:eastAsia="PMingLiU" w:hAnsi="Calibri" w:cs="Calibri"/>
                <w:sz w:val="22"/>
                <w:szCs w:val="22"/>
              </w:rPr>
              <w:t xml:space="preserve">F. </w:t>
            </w:r>
          </w:p>
        </w:tc>
        <w:tc>
          <w:tcPr>
            <w:tcW w:w="7560" w:type="dxa"/>
          </w:tcPr>
          <w:p w14:paraId="3745E7D2" w14:textId="1621F6D4" w:rsidR="00DC7E4F" w:rsidRPr="00DC7E4F" w:rsidRDefault="00DC7E4F" w:rsidP="00E80F67">
            <w:pPr>
              <w:autoSpaceDE w:val="0"/>
              <w:autoSpaceDN w:val="0"/>
              <w:adjustRightInd w:val="0"/>
              <w:spacing w:after="100"/>
              <w:ind w:left="144" w:right="135"/>
              <w:jc w:val="both"/>
              <w:rPr>
                <w:rFonts w:ascii="Calibri" w:eastAsiaTheme="minorEastAsia" w:hAnsi="Calibri" w:cs="Calibri"/>
                <w:sz w:val="22"/>
                <w:szCs w:val="22"/>
              </w:rPr>
            </w:pPr>
            <w:r>
              <w:rPr>
                <w:rFonts w:ascii="Calibri" w:eastAsia="PMingLiU" w:hAnsi="Calibri" w:cs="Calibri"/>
                <w:sz w:val="22"/>
                <w:szCs w:val="22"/>
              </w:rPr>
              <w:t xml:space="preserve">We </w:t>
            </w:r>
            <w:r w:rsidR="00D7005B">
              <w:rPr>
                <w:rFonts w:ascii="Calibri" w:eastAsia="PMingLiU" w:hAnsi="Calibri" w:cs="Calibri"/>
                <w:sz w:val="22"/>
                <w:szCs w:val="22"/>
              </w:rPr>
              <w:t>understand</w:t>
            </w:r>
            <w:r>
              <w:rPr>
                <w:rFonts w:ascii="Calibri" w:eastAsia="PMingLiU" w:hAnsi="Calibri" w:cs="Calibri"/>
                <w:sz w:val="22"/>
                <w:szCs w:val="22"/>
              </w:rPr>
              <w:t xml:space="preserve"> the</w:t>
            </w:r>
            <w:r w:rsidRPr="00DC7E4F">
              <w:rPr>
                <w:rFonts w:ascii="Calibri" w:eastAsia="PMingLiU" w:hAnsi="Calibri" w:cs="Calibri"/>
                <w:sz w:val="22"/>
                <w:szCs w:val="22"/>
              </w:rPr>
              <w:t xml:space="preserve"> </w:t>
            </w:r>
            <w:r>
              <w:rPr>
                <w:rFonts w:ascii="Calibri" w:eastAsia="PMingLiU" w:hAnsi="Calibri" w:cs="Calibri"/>
                <w:sz w:val="22"/>
                <w:szCs w:val="22"/>
              </w:rPr>
              <w:t>P</w:t>
            </w:r>
            <w:r w:rsidRPr="00DC7E4F">
              <w:rPr>
                <w:rFonts w:ascii="Calibri" w:eastAsia="PMingLiU" w:hAnsi="Calibri" w:cs="Calibri"/>
                <w:sz w:val="22"/>
                <w:szCs w:val="22"/>
              </w:rPr>
              <w:t>rogram is governed by the</w:t>
            </w:r>
            <w:r w:rsidRPr="00DC7E4F">
              <w:rPr>
                <w:rFonts w:ascii="Calibri" w:eastAsia="PMingLiU" w:hAnsi="Calibri" w:cs="Calibri" w:hint="eastAsia"/>
                <w:sz w:val="22"/>
                <w:szCs w:val="22"/>
              </w:rPr>
              <w:t>《</w:t>
            </w:r>
            <w:r w:rsidR="008A1768" w:rsidRPr="008A1768">
              <w:rPr>
                <w:rFonts w:ascii="Calibri" w:eastAsia="PMingLiU" w:hAnsi="Calibri" w:cs="Calibri" w:hint="eastAsia"/>
                <w:sz w:val="22"/>
                <w:szCs w:val="22"/>
              </w:rPr>
              <w:t>粤港高校“</w:t>
            </w:r>
            <w:r w:rsidR="008A1768" w:rsidRPr="008A1768">
              <w:rPr>
                <w:rFonts w:ascii="Calibri" w:eastAsia="PMingLiU" w:hAnsi="Calibri" w:cs="Calibri"/>
                <w:sz w:val="22"/>
                <w:szCs w:val="22"/>
              </w:rPr>
              <w:t>1+1+1”</w:t>
            </w:r>
            <w:r w:rsidR="008A1768" w:rsidRPr="008A1768">
              <w:rPr>
                <w:rFonts w:ascii="Calibri" w:eastAsia="PMingLiU" w:hAnsi="Calibri" w:cs="Calibri" w:hint="eastAsia"/>
                <w:sz w:val="22"/>
                <w:szCs w:val="22"/>
              </w:rPr>
              <w:t>聯合資助計劃項目全流程管理辦法</w:t>
            </w:r>
            <w:r w:rsidRPr="00DC7E4F">
              <w:rPr>
                <w:rFonts w:ascii="Calibri" w:eastAsia="PMingLiU" w:hAnsi="Calibri" w:cs="Calibri" w:hint="eastAsia"/>
                <w:sz w:val="22"/>
                <w:szCs w:val="22"/>
              </w:rPr>
              <w:t>》</w:t>
            </w:r>
            <w:r>
              <w:rPr>
                <w:rFonts w:ascii="Calibri" w:eastAsia="PMingLiU" w:hAnsi="Calibri" w:cs="Calibri"/>
                <w:sz w:val="22"/>
                <w:szCs w:val="22"/>
                <w:lang w:val="en-HK"/>
              </w:rPr>
              <w:t xml:space="preserve">and we </w:t>
            </w:r>
            <w:r w:rsidR="00DD23E2" w:rsidRPr="00DD23E2">
              <w:rPr>
                <w:rFonts w:ascii="Calibri" w:eastAsiaTheme="minorEastAsia" w:hAnsi="Calibri" w:cs="Calibri"/>
                <w:sz w:val="22"/>
                <w:szCs w:val="22"/>
              </w:rPr>
              <w:t>agree to comply with all relevant provisions.</w:t>
            </w:r>
          </w:p>
        </w:tc>
        <w:tc>
          <w:tcPr>
            <w:tcW w:w="1080" w:type="dxa"/>
          </w:tcPr>
          <w:p w14:paraId="0FDB32DE" w14:textId="13B459FA" w:rsidR="00DC7E4F" w:rsidRPr="008D35C3" w:rsidRDefault="00000000" w:rsidP="00E80F67">
            <w:pPr>
              <w:autoSpaceDE w:val="0"/>
              <w:autoSpaceDN w:val="0"/>
              <w:adjustRightInd w:val="0"/>
              <w:spacing w:after="100"/>
              <w:ind w:left="146" w:right="80"/>
              <w:rPr>
                <w:rFonts w:ascii="Wingdings 2" w:eastAsia="Wingdings 2" w:hAnsi="Wingdings 2" w:cs="Wingdings 2"/>
                <w:sz w:val="22"/>
                <w:szCs w:val="22"/>
              </w:rPr>
            </w:pPr>
            <w:sdt>
              <w:sdtPr>
                <w:rPr>
                  <w:rFonts w:ascii="Calibri" w:eastAsia="PMingLiU" w:hAnsi="Calibri" w:cs="Calibri"/>
                  <w:sz w:val="20"/>
                  <w:szCs w:val="20"/>
                </w:rPr>
                <w:id w:val="1629352520"/>
                <w14:checkbox>
                  <w14:checked w14:val="1"/>
                  <w14:checkedState w14:val="2612" w14:font="MS Gothic"/>
                  <w14:uncheckedState w14:val="2610" w14:font="MS Gothic"/>
                </w14:checkbox>
              </w:sdtPr>
              <w:sdtContent>
                <w:r w:rsidR="002110E0">
                  <w:rPr>
                    <w:rFonts w:ascii="MS Gothic" w:eastAsia="MS Gothic" w:hAnsi="MS Gothic" w:cs="Calibri" w:hint="eastAsia"/>
                    <w:sz w:val="20"/>
                    <w:szCs w:val="20"/>
                  </w:rPr>
                  <w:t>☒</w:t>
                </w:r>
              </w:sdtContent>
            </w:sdt>
            <w:r w:rsidR="00DD23E2" w:rsidRPr="008D35C3">
              <w:rPr>
                <w:rFonts w:ascii="Calibri" w:eastAsia="PMingLiU" w:hAnsi="Calibri" w:cs="Calibri"/>
                <w:sz w:val="22"/>
                <w:szCs w:val="22"/>
              </w:rPr>
              <w:t> Yes</w:t>
            </w:r>
          </w:p>
        </w:tc>
        <w:tc>
          <w:tcPr>
            <w:tcW w:w="810" w:type="dxa"/>
          </w:tcPr>
          <w:p w14:paraId="673B1E60" w14:textId="4C6ADEF6" w:rsidR="00DC7E4F" w:rsidRPr="008D35C3" w:rsidRDefault="00235CEE" w:rsidP="00E80F67">
            <w:pPr>
              <w:autoSpaceDE w:val="0"/>
              <w:autoSpaceDN w:val="0"/>
              <w:adjustRightInd w:val="0"/>
              <w:spacing w:after="100"/>
              <w:ind w:left="146" w:right="80"/>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D7005B" w:rsidRPr="00E84A56" w14:paraId="0D75F12B" w14:textId="77777777" w:rsidTr="00F30A60">
        <w:trPr>
          <w:trHeight w:val="463"/>
        </w:trPr>
        <w:tc>
          <w:tcPr>
            <w:tcW w:w="351" w:type="dxa"/>
          </w:tcPr>
          <w:p w14:paraId="5B063045" w14:textId="39452F7B" w:rsidR="00D7005B" w:rsidRDefault="00D7005B" w:rsidP="00E80F67">
            <w:pPr>
              <w:ind w:left="-9"/>
              <w:jc w:val="center"/>
              <w:textAlignment w:val="baseline"/>
              <w:rPr>
                <w:rFonts w:ascii="Calibri" w:eastAsia="PMingLiU" w:hAnsi="Calibri" w:cs="Calibri"/>
                <w:sz w:val="22"/>
                <w:szCs w:val="22"/>
              </w:rPr>
            </w:pPr>
            <w:r>
              <w:rPr>
                <w:rFonts w:ascii="Calibri" w:eastAsia="PMingLiU" w:hAnsi="Calibri" w:cs="Calibri" w:hint="eastAsia"/>
                <w:sz w:val="22"/>
                <w:szCs w:val="22"/>
              </w:rPr>
              <w:t xml:space="preserve">G. </w:t>
            </w:r>
          </w:p>
        </w:tc>
        <w:tc>
          <w:tcPr>
            <w:tcW w:w="7560" w:type="dxa"/>
          </w:tcPr>
          <w:p w14:paraId="1776A734" w14:textId="659A5F76" w:rsidR="00D7005B" w:rsidRDefault="000052D4" w:rsidP="00E80F67">
            <w:pPr>
              <w:autoSpaceDE w:val="0"/>
              <w:autoSpaceDN w:val="0"/>
              <w:adjustRightInd w:val="0"/>
              <w:spacing w:after="100"/>
              <w:ind w:left="144" w:right="135"/>
              <w:jc w:val="both"/>
              <w:rPr>
                <w:rFonts w:ascii="Calibri" w:eastAsia="PMingLiU" w:hAnsi="Calibri" w:cs="Calibri"/>
                <w:sz w:val="22"/>
                <w:szCs w:val="22"/>
              </w:rPr>
            </w:pPr>
            <w:r w:rsidRPr="000052D4">
              <w:rPr>
                <w:rFonts w:ascii="Calibri" w:eastAsia="PMingLiU" w:hAnsi="Calibri" w:cs="Calibri"/>
                <w:sz w:val="22"/>
                <w:szCs w:val="22"/>
              </w:rPr>
              <w:t>We understand the eligibility restriction tha</w:t>
            </w:r>
            <w:r w:rsidR="006B1061">
              <w:rPr>
                <w:rFonts w:ascii="Calibri" w:eastAsia="PMingLiU" w:hAnsi="Calibri" w:cs="Calibri"/>
                <w:sz w:val="22"/>
                <w:szCs w:val="22"/>
                <w:lang w:val="en-HK"/>
              </w:rPr>
              <w:t xml:space="preserve">t the applicants </w:t>
            </w:r>
            <w:r w:rsidR="006B1061">
              <w:rPr>
                <w:rFonts w:ascii="Calibri" w:eastAsia="PMingLiU" w:hAnsi="Calibri" w:cs="Calibri"/>
                <w:sz w:val="22"/>
                <w:szCs w:val="22"/>
              </w:rPr>
              <w:t>with</w:t>
            </w:r>
            <w:r w:rsidR="00D7005B" w:rsidRPr="00D7005B">
              <w:rPr>
                <w:rFonts w:ascii="Calibri" w:eastAsia="PMingLiU" w:hAnsi="Calibri" w:cs="Calibri"/>
                <w:sz w:val="22"/>
                <w:szCs w:val="22"/>
              </w:rPr>
              <w:t xml:space="preserve"> three or more GDST projects that have not yet been completed, or have any GDST project overdue by more than one year, are not eligible to apply.</w:t>
            </w:r>
            <w:r w:rsidR="00545FDE">
              <w:rPr>
                <w:rFonts w:ascii="Calibri" w:eastAsia="PMingLiU" w:hAnsi="Calibri" w:cs="Calibri" w:hint="eastAsia"/>
                <w:sz w:val="22"/>
                <w:szCs w:val="22"/>
              </w:rPr>
              <w:t xml:space="preserve"> </w:t>
            </w:r>
            <w:r w:rsidR="006B1061" w:rsidRPr="006B1061">
              <w:rPr>
                <w:rFonts w:ascii="Calibri" w:eastAsia="PMingLiU" w:hAnsi="Calibri" w:cs="Calibri"/>
                <w:sz w:val="22"/>
                <w:szCs w:val="22"/>
              </w:rPr>
              <w:t xml:space="preserve">We confirm that the designated Principal Investigator </w:t>
            </w:r>
            <w:r w:rsidR="006B1061">
              <w:rPr>
                <w:rFonts w:ascii="Calibri" w:eastAsia="PMingLiU" w:hAnsi="Calibri" w:cs="Calibri"/>
                <w:sz w:val="22"/>
                <w:szCs w:val="22"/>
              </w:rPr>
              <w:t>(</w:t>
            </w:r>
            <w:r w:rsidR="006B1061" w:rsidRPr="007B5388">
              <w:rPr>
                <w:rFonts w:ascii="Calibri" w:eastAsia="PMingLiU" w:hAnsi="Calibri" w:cs="Calibri" w:hint="eastAsia"/>
                <w:sz w:val="20"/>
                <w:szCs w:val="20"/>
              </w:rPr>
              <w:t>總項目負責人</w:t>
            </w:r>
            <w:r w:rsidR="006B1061">
              <w:rPr>
                <w:rFonts w:ascii="Calibri" w:eastAsia="PMingLiU" w:hAnsi="Calibri" w:cs="Calibri"/>
                <w:sz w:val="20"/>
                <w:szCs w:val="20"/>
                <w:lang w:val="en-HK"/>
              </w:rPr>
              <w:t xml:space="preserve">) </w:t>
            </w:r>
            <w:r w:rsidR="006B1061" w:rsidRPr="006B1061">
              <w:rPr>
                <w:rFonts w:ascii="Calibri" w:eastAsia="PMingLiU" w:hAnsi="Calibri" w:cs="Calibri"/>
                <w:sz w:val="22"/>
                <w:szCs w:val="22"/>
              </w:rPr>
              <w:t>for this application meets this requirement.</w:t>
            </w:r>
          </w:p>
        </w:tc>
        <w:tc>
          <w:tcPr>
            <w:tcW w:w="1080" w:type="dxa"/>
          </w:tcPr>
          <w:p w14:paraId="3DF92B17" w14:textId="704E0E69" w:rsidR="00D7005B" w:rsidRPr="008D35C3" w:rsidRDefault="00000000" w:rsidP="00E80F67">
            <w:pPr>
              <w:autoSpaceDE w:val="0"/>
              <w:autoSpaceDN w:val="0"/>
              <w:adjustRightInd w:val="0"/>
              <w:spacing w:after="100"/>
              <w:ind w:left="146" w:right="80"/>
              <w:rPr>
                <w:rFonts w:ascii="Wingdings 2" w:eastAsia="Wingdings 2" w:hAnsi="Wingdings 2" w:cs="Wingdings 2"/>
                <w:sz w:val="22"/>
                <w:szCs w:val="22"/>
              </w:rPr>
            </w:pPr>
            <w:sdt>
              <w:sdtPr>
                <w:rPr>
                  <w:rFonts w:ascii="Calibri" w:eastAsia="PMingLiU" w:hAnsi="Calibri" w:cs="Calibri"/>
                  <w:sz w:val="20"/>
                  <w:szCs w:val="20"/>
                </w:rPr>
                <w:id w:val="1883821159"/>
                <w14:checkbox>
                  <w14:checked w14:val="1"/>
                  <w14:checkedState w14:val="2612" w14:font="MS Gothic"/>
                  <w14:uncheckedState w14:val="2610" w14:font="MS Gothic"/>
                </w14:checkbox>
              </w:sdtPr>
              <w:sdtContent>
                <w:r w:rsidR="002110E0">
                  <w:rPr>
                    <w:rFonts w:ascii="MS Gothic" w:eastAsia="MS Gothic" w:hAnsi="MS Gothic" w:cs="Calibri" w:hint="eastAsia"/>
                    <w:sz w:val="20"/>
                    <w:szCs w:val="20"/>
                  </w:rPr>
                  <w:t>☒</w:t>
                </w:r>
              </w:sdtContent>
            </w:sdt>
            <w:r w:rsidR="006B1061" w:rsidRPr="008D35C3">
              <w:rPr>
                <w:rFonts w:ascii="Calibri" w:eastAsia="PMingLiU" w:hAnsi="Calibri" w:cs="Calibri"/>
                <w:sz w:val="22"/>
                <w:szCs w:val="22"/>
              </w:rPr>
              <w:t> Yes</w:t>
            </w:r>
          </w:p>
        </w:tc>
        <w:tc>
          <w:tcPr>
            <w:tcW w:w="810" w:type="dxa"/>
          </w:tcPr>
          <w:p w14:paraId="1AF6E9D9" w14:textId="6A860F31" w:rsidR="00D7005B" w:rsidRPr="008D35C3" w:rsidRDefault="00235CEE" w:rsidP="00E80F67">
            <w:pPr>
              <w:autoSpaceDE w:val="0"/>
              <w:autoSpaceDN w:val="0"/>
              <w:adjustRightInd w:val="0"/>
              <w:spacing w:after="100"/>
              <w:ind w:left="146" w:right="80"/>
              <w:rPr>
                <w:rFonts w:ascii="Calibri" w:eastAsia="PMingLiU" w:hAnsi="Calibri" w:cs="Calibri"/>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r w:rsidR="00045B47" w:rsidRPr="00E84A56" w14:paraId="20F38901" w14:textId="77777777" w:rsidTr="00F30A60">
        <w:trPr>
          <w:trHeight w:val="463"/>
        </w:trPr>
        <w:tc>
          <w:tcPr>
            <w:tcW w:w="351" w:type="dxa"/>
          </w:tcPr>
          <w:p w14:paraId="5E87D430" w14:textId="38690DC3" w:rsidR="00045B47" w:rsidRPr="004B1612" w:rsidRDefault="00045B47" w:rsidP="00045B47">
            <w:pPr>
              <w:ind w:left="-9"/>
              <w:jc w:val="center"/>
              <w:textAlignment w:val="baseline"/>
              <w:rPr>
                <w:rFonts w:ascii="Calibri" w:eastAsia="DengXian" w:hAnsi="Calibri" w:cs="Calibri"/>
                <w:sz w:val="22"/>
                <w:szCs w:val="22"/>
                <w:lang w:eastAsia="zh-CN"/>
              </w:rPr>
            </w:pPr>
            <w:r>
              <w:rPr>
                <w:rFonts w:ascii="Calibri" w:eastAsia="DengXian" w:hAnsi="Calibri" w:cs="Calibri" w:hint="eastAsia"/>
                <w:sz w:val="22"/>
                <w:szCs w:val="22"/>
                <w:lang w:eastAsia="zh-CN"/>
              </w:rPr>
              <w:t>H.</w:t>
            </w:r>
          </w:p>
        </w:tc>
        <w:tc>
          <w:tcPr>
            <w:tcW w:w="7560" w:type="dxa"/>
          </w:tcPr>
          <w:p w14:paraId="1AE7D44D" w14:textId="7B0A0C3E" w:rsidR="00045B47" w:rsidRDefault="00045B47" w:rsidP="00045B47">
            <w:pPr>
              <w:autoSpaceDE w:val="0"/>
              <w:autoSpaceDN w:val="0"/>
              <w:adjustRightInd w:val="0"/>
              <w:spacing w:after="100"/>
              <w:ind w:left="144" w:right="135"/>
              <w:jc w:val="both"/>
              <w:rPr>
                <w:rFonts w:ascii="Calibri" w:eastAsia="DengXian" w:hAnsi="Calibri" w:cs="Calibri"/>
                <w:sz w:val="22"/>
                <w:szCs w:val="22"/>
                <w:lang w:eastAsia="zh-CN"/>
              </w:rPr>
            </w:pPr>
            <w:r w:rsidRPr="004B1612">
              <w:rPr>
                <w:rFonts w:ascii="Calibri" w:eastAsia="PMingLiU" w:hAnsi="Calibri" w:cs="Calibri"/>
                <w:sz w:val="22"/>
                <w:szCs w:val="22"/>
              </w:rPr>
              <w:t>I have/have no pecuniary or other personal interest, direct or indirect, in any matter that raises or may raise a conflict with the parties engaged in the execution of the project</w:t>
            </w:r>
            <w:r>
              <w:rPr>
                <w:rFonts w:ascii="Calibri" w:eastAsia="DengXian" w:hAnsi="Calibri" w:cs="Calibri" w:hint="eastAsia"/>
                <w:sz w:val="22"/>
                <w:szCs w:val="22"/>
                <w:lang w:eastAsia="zh-CN"/>
              </w:rPr>
              <w:t>.</w:t>
            </w:r>
          </w:p>
          <w:p w14:paraId="1BE4302C" w14:textId="7DC8C265" w:rsidR="004B6E41" w:rsidRPr="00566D40" w:rsidRDefault="00560CD1" w:rsidP="00045B47">
            <w:pPr>
              <w:autoSpaceDE w:val="0"/>
              <w:autoSpaceDN w:val="0"/>
              <w:adjustRightInd w:val="0"/>
              <w:spacing w:after="100"/>
              <w:ind w:left="144" w:right="135"/>
              <w:jc w:val="both"/>
              <w:rPr>
                <w:rFonts w:ascii="Calibri" w:eastAsia="DengXian" w:hAnsi="Calibri" w:cs="Calibri"/>
                <w:sz w:val="22"/>
                <w:szCs w:val="22"/>
                <w:lang w:eastAsia="zh-CN"/>
              </w:rPr>
            </w:pPr>
            <w:r>
              <w:rPr>
                <w:rFonts w:ascii="Calibri" w:eastAsia="DengXian" w:hAnsi="Calibri" w:cs="Calibri" w:hint="eastAsia"/>
                <w:sz w:val="22"/>
                <w:szCs w:val="22"/>
                <w:lang w:eastAsia="zh-CN"/>
              </w:rPr>
              <w:t xml:space="preserve">If </w:t>
            </w:r>
            <w:r>
              <w:rPr>
                <w:rFonts w:ascii="Calibri" w:eastAsia="DengXian" w:hAnsi="Calibri" w:cs="Calibri"/>
                <w:sz w:val="22"/>
                <w:szCs w:val="22"/>
                <w:lang w:eastAsia="zh-CN"/>
              </w:rPr>
              <w:t>“</w:t>
            </w:r>
            <w:r>
              <w:rPr>
                <w:rFonts w:ascii="Calibri" w:eastAsia="DengXian" w:hAnsi="Calibri" w:cs="Calibri" w:hint="eastAsia"/>
                <w:sz w:val="22"/>
                <w:szCs w:val="22"/>
                <w:lang w:eastAsia="zh-CN"/>
              </w:rPr>
              <w:t>Yes</w:t>
            </w:r>
            <w:r>
              <w:rPr>
                <w:rFonts w:ascii="Calibri" w:eastAsia="DengXian" w:hAnsi="Calibri" w:cs="Calibri"/>
                <w:sz w:val="22"/>
                <w:szCs w:val="22"/>
                <w:lang w:eastAsia="zh-CN"/>
              </w:rPr>
              <w:t>”</w:t>
            </w:r>
            <w:r>
              <w:rPr>
                <w:rFonts w:ascii="Calibri" w:eastAsia="DengXian" w:hAnsi="Calibri" w:cs="Calibri" w:hint="eastAsia"/>
                <w:sz w:val="22"/>
                <w:szCs w:val="22"/>
                <w:lang w:eastAsia="zh-CN"/>
              </w:rPr>
              <w:t xml:space="preserve">, please </w:t>
            </w:r>
            <w:r w:rsidR="00725E97">
              <w:rPr>
                <w:rFonts w:ascii="Calibri" w:eastAsia="DengXian" w:hAnsi="Calibri" w:cs="Calibri"/>
                <w:sz w:val="22"/>
                <w:szCs w:val="22"/>
                <w:lang w:eastAsia="zh-CN"/>
              </w:rPr>
              <w:t>specify</w:t>
            </w:r>
            <w:r>
              <w:rPr>
                <w:rFonts w:ascii="Calibri" w:eastAsia="DengXian" w:hAnsi="Calibri" w:cs="Calibri" w:hint="eastAsia"/>
                <w:sz w:val="22"/>
                <w:szCs w:val="22"/>
                <w:lang w:eastAsia="zh-CN"/>
              </w:rPr>
              <w:t>:</w:t>
            </w:r>
            <w:r w:rsidR="00725E97">
              <w:rPr>
                <w:rFonts w:ascii="Calibri" w:eastAsia="DengXian" w:hAnsi="Calibri" w:cs="Calibri" w:hint="eastAsia"/>
                <w:sz w:val="22"/>
                <w:szCs w:val="22"/>
                <w:lang w:eastAsia="zh-CN"/>
              </w:rPr>
              <w:t xml:space="preserve"> _________________________________________</w:t>
            </w:r>
          </w:p>
        </w:tc>
        <w:tc>
          <w:tcPr>
            <w:tcW w:w="1080" w:type="dxa"/>
          </w:tcPr>
          <w:p w14:paraId="1C18CFB1" w14:textId="54779AE6" w:rsidR="00045B47" w:rsidRPr="008D35C3" w:rsidRDefault="00045B47" w:rsidP="00045B47">
            <w:pPr>
              <w:autoSpaceDE w:val="0"/>
              <w:autoSpaceDN w:val="0"/>
              <w:adjustRightInd w:val="0"/>
              <w:spacing w:after="100"/>
              <w:ind w:left="146" w:right="80"/>
              <w:rPr>
                <w:rFonts w:ascii="Wingdings 2" w:eastAsia="Wingdings 2" w:hAnsi="Wingdings 2" w:cs="Wingdings 2"/>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Yes</w:t>
            </w:r>
          </w:p>
        </w:tc>
        <w:tc>
          <w:tcPr>
            <w:tcW w:w="810" w:type="dxa"/>
          </w:tcPr>
          <w:p w14:paraId="7EE48C9E" w14:textId="13E5B6A2" w:rsidR="00045B47" w:rsidRPr="008D35C3" w:rsidRDefault="00000000" w:rsidP="00045B47">
            <w:pPr>
              <w:autoSpaceDE w:val="0"/>
              <w:autoSpaceDN w:val="0"/>
              <w:adjustRightInd w:val="0"/>
              <w:spacing w:after="100"/>
              <w:ind w:left="146" w:right="80"/>
              <w:rPr>
                <w:rFonts w:ascii="Calibri" w:eastAsia="PMingLiU" w:hAnsi="Calibri" w:cs="Calibri"/>
                <w:sz w:val="22"/>
                <w:szCs w:val="22"/>
              </w:rPr>
            </w:pPr>
            <w:sdt>
              <w:sdtPr>
                <w:rPr>
                  <w:rFonts w:ascii="Calibri" w:eastAsia="PMingLiU" w:hAnsi="Calibri" w:cs="Calibri"/>
                  <w:sz w:val="20"/>
                  <w:szCs w:val="20"/>
                </w:rPr>
                <w:id w:val="-213124408"/>
                <w14:checkbox>
                  <w14:checked w14:val="1"/>
                  <w14:checkedState w14:val="2612" w14:font="MS Gothic"/>
                  <w14:uncheckedState w14:val="2610" w14:font="MS Gothic"/>
                </w14:checkbox>
              </w:sdtPr>
              <w:sdtContent>
                <w:r w:rsidR="002110E0">
                  <w:rPr>
                    <w:rFonts w:ascii="MS Gothic" w:eastAsia="MS Gothic" w:hAnsi="MS Gothic" w:cs="Calibri" w:hint="eastAsia"/>
                    <w:sz w:val="20"/>
                    <w:szCs w:val="20"/>
                  </w:rPr>
                  <w:t>☒</w:t>
                </w:r>
              </w:sdtContent>
            </w:sdt>
            <w:r w:rsidR="00045B47" w:rsidRPr="008D35C3">
              <w:rPr>
                <w:rFonts w:ascii="Calibri" w:eastAsia="PMingLiU" w:hAnsi="Calibri" w:cs="Calibri"/>
                <w:sz w:val="22"/>
                <w:szCs w:val="22"/>
              </w:rPr>
              <w:t> No</w:t>
            </w:r>
          </w:p>
        </w:tc>
      </w:tr>
      <w:tr w:rsidR="00045B47" w:rsidRPr="00E84A56" w14:paraId="239E48BA" w14:textId="77777777" w:rsidTr="00F30A60">
        <w:trPr>
          <w:trHeight w:val="463"/>
        </w:trPr>
        <w:tc>
          <w:tcPr>
            <w:tcW w:w="351" w:type="dxa"/>
          </w:tcPr>
          <w:p w14:paraId="688783FD" w14:textId="1745DB2B" w:rsidR="00045B47" w:rsidRDefault="00045B47" w:rsidP="00045B47">
            <w:pPr>
              <w:ind w:left="-9"/>
              <w:jc w:val="center"/>
              <w:textAlignment w:val="baseline"/>
              <w:rPr>
                <w:rFonts w:ascii="Calibri" w:eastAsia="DengXian" w:hAnsi="Calibri" w:cs="Calibri"/>
                <w:sz w:val="22"/>
                <w:szCs w:val="22"/>
                <w:lang w:eastAsia="zh-CN"/>
              </w:rPr>
            </w:pPr>
            <w:r>
              <w:rPr>
                <w:rFonts w:ascii="Calibri" w:eastAsia="DengXian" w:hAnsi="Calibri" w:cs="Calibri" w:hint="eastAsia"/>
                <w:sz w:val="22"/>
                <w:szCs w:val="22"/>
                <w:lang w:eastAsia="zh-CN"/>
              </w:rPr>
              <w:t>I.</w:t>
            </w:r>
          </w:p>
        </w:tc>
        <w:tc>
          <w:tcPr>
            <w:tcW w:w="7560" w:type="dxa"/>
          </w:tcPr>
          <w:p w14:paraId="31DF7520" w14:textId="092C54F9" w:rsidR="00045B47" w:rsidRPr="004B1612" w:rsidRDefault="00045B47" w:rsidP="00045B47">
            <w:pPr>
              <w:autoSpaceDE w:val="0"/>
              <w:autoSpaceDN w:val="0"/>
              <w:adjustRightInd w:val="0"/>
              <w:spacing w:after="100"/>
              <w:ind w:left="144" w:right="135"/>
              <w:jc w:val="both"/>
              <w:rPr>
                <w:rFonts w:ascii="Calibri" w:eastAsia="PMingLiU" w:hAnsi="Calibri" w:cs="Calibri"/>
                <w:sz w:val="22"/>
                <w:szCs w:val="22"/>
              </w:rPr>
            </w:pPr>
            <w:r w:rsidRPr="00566D40">
              <w:rPr>
                <w:rFonts w:ascii="Calibri" w:eastAsia="PMingLiU" w:hAnsi="Calibri" w:cs="Calibri"/>
                <w:sz w:val="22"/>
                <w:szCs w:val="22"/>
              </w:rPr>
              <w:t xml:space="preserve">I agree that information provided in the project proposal and this form will be used and/or disclosed to relevant parties to process the application, to conduct research and </w:t>
            </w:r>
            <w:r w:rsidR="00755DD4">
              <w:rPr>
                <w:rFonts w:ascii="Calibri" w:eastAsia="PMingLiU" w:hAnsi="Calibri" w:cs="Calibri"/>
                <w:sz w:val="22"/>
                <w:szCs w:val="22"/>
              </w:rPr>
              <w:t>surveys</w:t>
            </w:r>
            <w:r w:rsidRPr="00566D40">
              <w:rPr>
                <w:rFonts w:ascii="Calibri" w:eastAsia="PMingLiU" w:hAnsi="Calibri" w:cs="Calibri"/>
                <w:sz w:val="22"/>
                <w:szCs w:val="22"/>
              </w:rPr>
              <w:t>, and if the application is successful, to monitor the project, to exercise its rights and powers in relation to the project, and for other related purposes.</w:t>
            </w:r>
          </w:p>
        </w:tc>
        <w:tc>
          <w:tcPr>
            <w:tcW w:w="1080" w:type="dxa"/>
          </w:tcPr>
          <w:p w14:paraId="649D1BE6" w14:textId="03E7E6C5" w:rsidR="00045B47" w:rsidRPr="008D35C3" w:rsidRDefault="00000000" w:rsidP="00045B47">
            <w:pPr>
              <w:autoSpaceDE w:val="0"/>
              <w:autoSpaceDN w:val="0"/>
              <w:adjustRightInd w:val="0"/>
              <w:spacing w:after="100"/>
              <w:ind w:left="146" w:right="80"/>
              <w:rPr>
                <w:rFonts w:ascii="Wingdings 2" w:eastAsia="Wingdings 2" w:hAnsi="Wingdings 2" w:cs="Wingdings 2"/>
                <w:sz w:val="22"/>
                <w:szCs w:val="22"/>
              </w:rPr>
            </w:pPr>
            <w:sdt>
              <w:sdtPr>
                <w:rPr>
                  <w:rFonts w:ascii="Calibri" w:eastAsia="PMingLiU" w:hAnsi="Calibri" w:cs="Calibri"/>
                  <w:sz w:val="20"/>
                  <w:szCs w:val="20"/>
                </w:rPr>
                <w:id w:val="-551610101"/>
                <w14:checkbox>
                  <w14:checked w14:val="1"/>
                  <w14:checkedState w14:val="2612" w14:font="MS Gothic"/>
                  <w14:uncheckedState w14:val="2610" w14:font="MS Gothic"/>
                </w14:checkbox>
              </w:sdtPr>
              <w:sdtContent>
                <w:r w:rsidR="002110E0">
                  <w:rPr>
                    <w:rFonts w:ascii="MS Gothic" w:eastAsia="MS Gothic" w:hAnsi="MS Gothic" w:cs="Calibri" w:hint="eastAsia"/>
                    <w:sz w:val="20"/>
                    <w:szCs w:val="20"/>
                  </w:rPr>
                  <w:t>☒</w:t>
                </w:r>
              </w:sdtContent>
            </w:sdt>
            <w:r w:rsidR="00045B47" w:rsidRPr="008D35C3">
              <w:rPr>
                <w:rFonts w:ascii="Calibri" w:eastAsia="PMingLiU" w:hAnsi="Calibri" w:cs="Calibri"/>
                <w:sz w:val="22"/>
                <w:szCs w:val="22"/>
              </w:rPr>
              <w:t> Yes</w:t>
            </w:r>
          </w:p>
        </w:tc>
        <w:tc>
          <w:tcPr>
            <w:tcW w:w="810" w:type="dxa"/>
          </w:tcPr>
          <w:p w14:paraId="7A442722" w14:textId="18932653" w:rsidR="00045B47" w:rsidRPr="008D35C3" w:rsidRDefault="00045B47" w:rsidP="00045B47">
            <w:pPr>
              <w:autoSpaceDE w:val="0"/>
              <w:autoSpaceDN w:val="0"/>
              <w:adjustRightInd w:val="0"/>
              <w:spacing w:after="100"/>
              <w:ind w:left="146" w:right="80"/>
              <w:rPr>
                <w:rFonts w:ascii="Wingdings 2" w:eastAsia="Wingdings 2" w:hAnsi="Wingdings 2" w:cs="Wingdings 2"/>
                <w:sz w:val="22"/>
                <w:szCs w:val="22"/>
              </w:rPr>
            </w:pPr>
            <w:r w:rsidRPr="008D35C3">
              <w:rPr>
                <w:rFonts w:ascii="Wingdings 2" w:eastAsia="Wingdings 2" w:hAnsi="Wingdings 2" w:cs="Wingdings 2"/>
                <w:sz w:val="22"/>
                <w:szCs w:val="22"/>
              </w:rPr>
              <w:t>£</w:t>
            </w:r>
            <w:r w:rsidRPr="008D35C3">
              <w:rPr>
                <w:rFonts w:ascii="Calibri" w:eastAsia="PMingLiU" w:hAnsi="Calibri" w:cs="Calibri"/>
                <w:sz w:val="22"/>
                <w:szCs w:val="22"/>
              </w:rPr>
              <w:t> No</w:t>
            </w:r>
          </w:p>
        </w:tc>
      </w:tr>
    </w:tbl>
    <w:p w14:paraId="40F31843" w14:textId="77777777" w:rsidR="00E80F67" w:rsidRDefault="00E80F67" w:rsidP="00E22826">
      <w:pPr>
        <w:keepNext/>
        <w:autoSpaceDE w:val="0"/>
        <w:autoSpaceDN w:val="0"/>
        <w:adjustRightInd w:val="0"/>
        <w:ind w:right="-329"/>
        <w:outlineLvl w:val="2"/>
        <w:rPr>
          <w:rFonts w:ascii="Calibri" w:eastAsia="PMingLiU" w:hAnsi="Calibri" w:cs="Calibri"/>
          <w:b/>
          <w:bCs/>
          <w:sz w:val="22"/>
          <w:szCs w:val="22"/>
        </w:rPr>
      </w:pPr>
    </w:p>
    <w:p w14:paraId="6348A76B" w14:textId="77777777" w:rsidR="00F327B2" w:rsidRPr="00E22826" w:rsidRDefault="00F327B2" w:rsidP="00E22826">
      <w:pPr>
        <w:keepNext/>
        <w:autoSpaceDE w:val="0"/>
        <w:autoSpaceDN w:val="0"/>
        <w:adjustRightInd w:val="0"/>
        <w:ind w:right="-329"/>
        <w:outlineLvl w:val="2"/>
        <w:rPr>
          <w:rFonts w:ascii="Calibri" w:eastAsia="PMingLiU" w:hAnsi="Calibri" w:cs="Calibri"/>
          <w:b/>
          <w:bCs/>
          <w:sz w:val="22"/>
          <w:szCs w:val="22"/>
        </w:rPr>
      </w:pPr>
    </w:p>
    <w:tbl>
      <w:tblPr>
        <w:tblW w:w="0" w:type="auto"/>
        <w:tblCellMar>
          <w:left w:w="0" w:type="dxa"/>
          <w:right w:w="0" w:type="dxa"/>
        </w:tblCellMar>
        <w:tblLook w:val="01E0" w:firstRow="1" w:lastRow="1" w:firstColumn="1" w:lastColumn="1" w:noHBand="0" w:noVBand="0"/>
      </w:tblPr>
      <w:tblGrid>
        <w:gridCol w:w="1351"/>
        <w:gridCol w:w="3473"/>
        <w:gridCol w:w="1436"/>
        <w:gridCol w:w="3418"/>
      </w:tblGrid>
      <w:tr w:rsidR="00E37FEB" w:rsidRPr="00E22826" w14:paraId="08CAAA52" w14:textId="77777777" w:rsidTr="004420A6">
        <w:trPr>
          <w:trHeight w:val="323"/>
        </w:trPr>
        <w:tc>
          <w:tcPr>
            <w:tcW w:w="4781" w:type="dxa"/>
            <w:gridSpan w:val="2"/>
            <w:vAlign w:val="bottom"/>
          </w:tcPr>
          <w:p w14:paraId="0A2339EF" w14:textId="1B8CC8E0" w:rsidR="00E37FEB" w:rsidRPr="00FB4117" w:rsidRDefault="00E37FEB" w:rsidP="004420A6">
            <w:pPr>
              <w:autoSpaceDE w:val="0"/>
              <w:autoSpaceDN w:val="0"/>
              <w:adjustRightInd w:val="0"/>
              <w:ind w:right="-331"/>
              <w:jc w:val="center"/>
              <w:rPr>
                <w:rFonts w:ascii="Calibri" w:eastAsia="PMingLiU" w:hAnsi="Calibri" w:cs="Calibri"/>
                <w:b/>
                <w:bCs/>
                <w:sz w:val="22"/>
                <w:szCs w:val="22"/>
              </w:rPr>
            </w:pPr>
            <w:r w:rsidRPr="001D1E41">
              <w:rPr>
                <w:rFonts w:ascii="Calibri" w:eastAsia="PMingLiU" w:hAnsi="Calibri" w:cs="Calibri"/>
                <w:b/>
                <w:bCs/>
                <w:sz w:val="22"/>
                <w:szCs w:val="22"/>
              </w:rPr>
              <w:t>Principal Investigator</w:t>
            </w:r>
            <w:r w:rsidR="00E80F67">
              <w:rPr>
                <w:rFonts w:ascii="Calibri" w:eastAsia="PMingLiU" w:hAnsi="Calibri" w:cs="Calibri"/>
                <w:b/>
                <w:bCs/>
                <w:sz w:val="22"/>
                <w:szCs w:val="22"/>
              </w:rPr>
              <w:t xml:space="preserve"> (HKUST)</w:t>
            </w:r>
          </w:p>
        </w:tc>
        <w:tc>
          <w:tcPr>
            <w:tcW w:w="4854" w:type="dxa"/>
            <w:gridSpan w:val="2"/>
            <w:vAlign w:val="bottom"/>
          </w:tcPr>
          <w:p w14:paraId="2CF331CF" w14:textId="1378501B" w:rsidR="00E37FEB" w:rsidRPr="00A00D0F" w:rsidRDefault="00E37FEB" w:rsidP="004420A6">
            <w:pPr>
              <w:keepNext/>
              <w:autoSpaceDE w:val="0"/>
              <w:autoSpaceDN w:val="0"/>
              <w:adjustRightInd w:val="0"/>
              <w:ind w:right="-329"/>
              <w:jc w:val="center"/>
              <w:outlineLvl w:val="2"/>
              <w:rPr>
                <w:rFonts w:ascii="Calibri" w:eastAsia="PMingLiU" w:hAnsi="Calibri" w:cs="Calibri"/>
                <w:b/>
                <w:bCs/>
                <w:sz w:val="22"/>
                <w:szCs w:val="22"/>
              </w:rPr>
            </w:pPr>
            <w:r w:rsidRPr="001D1E41">
              <w:rPr>
                <w:rFonts w:ascii="Calibri" w:eastAsia="PMingLiU" w:hAnsi="Calibri" w:cs="Calibri"/>
                <w:b/>
                <w:bCs/>
                <w:sz w:val="22"/>
                <w:szCs w:val="22"/>
              </w:rPr>
              <w:t>Principal Investigator</w:t>
            </w:r>
            <w:r w:rsidR="00E80F67">
              <w:rPr>
                <w:rFonts w:ascii="Calibri" w:eastAsia="PMingLiU" w:hAnsi="Calibri" w:cs="Calibri"/>
                <w:b/>
                <w:bCs/>
                <w:sz w:val="22"/>
                <w:szCs w:val="22"/>
              </w:rPr>
              <w:t xml:space="preserve"> (HKUST</w:t>
            </w:r>
            <w:r w:rsidR="00604B9C">
              <w:rPr>
                <w:rFonts w:ascii="Calibri" w:eastAsia="PMingLiU" w:hAnsi="Calibri" w:cs="Calibri"/>
                <w:b/>
                <w:bCs/>
                <w:sz w:val="22"/>
                <w:szCs w:val="22"/>
              </w:rPr>
              <w:t>(GZ))</w:t>
            </w:r>
          </w:p>
        </w:tc>
      </w:tr>
      <w:tr w:rsidR="00E37FEB" w:rsidRPr="00E22826" w14:paraId="0A7C6B16" w14:textId="09ECD3E9" w:rsidTr="004420A6">
        <w:trPr>
          <w:trHeight w:val="636"/>
        </w:trPr>
        <w:tc>
          <w:tcPr>
            <w:tcW w:w="1308" w:type="dxa"/>
            <w:tcMar>
              <w:left w:w="454" w:type="dxa"/>
            </w:tcMar>
            <w:vAlign w:val="bottom"/>
          </w:tcPr>
          <w:p w14:paraId="144B617B" w14:textId="2DD276E1" w:rsidR="00E37FEB" w:rsidRPr="00E22826" w:rsidRDefault="00E37FEB" w:rsidP="004420A6">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t>Signature</w:t>
            </w:r>
          </w:p>
        </w:tc>
        <w:tc>
          <w:tcPr>
            <w:tcW w:w="3473" w:type="dxa"/>
            <w:tcBorders>
              <w:bottom w:val="single" w:sz="4" w:space="0" w:color="auto"/>
            </w:tcBorders>
            <w:vAlign w:val="bottom"/>
          </w:tcPr>
          <w:p w14:paraId="2AE7678E" w14:textId="7C2101D2" w:rsidR="00E37FEB" w:rsidRPr="00FB4117" w:rsidRDefault="007B4492" w:rsidP="00E37FEB">
            <w:pPr>
              <w:autoSpaceDE w:val="0"/>
              <w:autoSpaceDN w:val="0"/>
              <w:adjustRightInd w:val="0"/>
              <w:ind w:right="-331"/>
              <w:rPr>
                <w:rFonts w:ascii="Calibri" w:eastAsia="PMingLiU" w:hAnsi="Calibri" w:cs="Calibri"/>
                <w:b/>
                <w:bCs/>
                <w:sz w:val="22"/>
                <w:szCs w:val="22"/>
              </w:rPr>
            </w:pPr>
            <w:r>
              <w:rPr>
                <w:rFonts w:ascii="Calibri" w:eastAsia="PMingLiU" w:hAnsi="Calibri" w:cs="Calibri"/>
                <w:b/>
                <w:bCs/>
                <w:noProof/>
                <w:sz w:val="22"/>
                <w:szCs w:val="22"/>
              </w:rPr>
              <w:drawing>
                <wp:inline distT="0" distB="0" distL="0" distR="0" wp14:anchorId="194FD665" wp14:editId="04C74A7A">
                  <wp:extent cx="1244600" cy="355600"/>
                  <wp:effectExtent l="0" t="0" r="0" b="0"/>
                  <wp:docPr id="2052320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20913" name="图片 20523209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44600" cy="355600"/>
                          </a:xfrm>
                          <a:prstGeom prst="rect">
                            <a:avLst/>
                          </a:prstGeom>
                        </pic:spPr>
                      </pic:pic>
                    </a:graphicData>
                  </a:graphic>
                </wp:inline>
              </w:drawing>
            </w:r>
          </w:p>
        </w:tc>
        <w:tc>
          <w:tcPr>
            <w:tcW w:w="1436" w:type="dxa"/>
            <w:tcMar>
              <w:left w:w="454" w:type="dxa"/>
            </w:tcMar>
            <w:vAlign w:val="bottom"/>
          </w:tcPr>
          <w:p w14:paraId="5415BC43" w14:textId="03FD0E58" w:rsidR="00E37FEB" w:rsidRPr="00A00D0F" w:rsidRDefault="00E37FEB" w:rsidP="004420A6">
            <w:pPr>
              <w:keepNext/>
              <w:autoSpaceDE w:val="0"/>
              <w:autoSpaceDN w:val="0"/>
              <w:adjustRightInd w:val="0"/>
              <w:ind w:right="90"/>
              <w:jc w:val="center"/>
              <w:outlineLvl w:val="2"/>
              <w:rPr>
                <w:rFonts w:ascii="Calibri" w:eastAsia="PMingLiU" w:hAnsi="Calibri" w:cs="Calibri"/>
                <w:b/>
                <w:bCs/>
                <w:sz w:val="22"/>
                <w:szCs w:val="22"/>
              </w:rPr>
            </w:pPr>
            <w:r w:rsidRPr="00E22826">
              <w:rPr>
                <w:rFonts w:ascii="Calibri" w:eastAsia="PMingLiU" w:hAnsi="Calibri" w:cs="Calibri"/>
                <w:sz w:val="22"/>
                <w:szCs w:val="22"/>
              </w:rPr>
              <w:t>Signature</w:t>
            </w:r>
          </w:p>
        </w:tc>
        <w:tc>
          <w:tcPr>
            <w:tcW w:w="3418" w:type="dxa"/>
            <w:tcBorders>
              <w:bottom w:val="single" w:sz="4" w:space="0" w:color="auto"/>
            </w:tcBorders>
            <w:vAlign w:val="bottom"/>
          </w:tcPr>
          <w:p w14:paraId="5D8A4C50" w14:textId="39B0F5EB" w:rsidR="00E37FEB" w:rsidRPr="00A00D0F" w:rsidRDefault="002110E0" w:rsidP="00E37FEB">
            <w:pPr>
              <w:keepNext/>
              <w:autoSpaceDE w:val="0"/>
              <w:autoSpaceDN w:val="0"/>
              <w:adjustRightInd w:val="0"/>
              <w:ind w:right="-329"/>
              <w:outlineLvl w:val="2"/>
              <w:rPr>
                <w:rFonts w:ascii="Calibri" w:eastAsia="PMingLiU" w:hAnsi="Calibri" w:cs="Calibri"/>
                <w:b/>
                <w:bCs/>
                <w:sz w:val="22"/>
                <w:szCs w:val="22"/>
              </w:rPr>
            </w:pPr>
            <w:r>
              <w:rPr>
                <w:rFonts w:ascii="Calibri" w:eastAsia="PMingLiU" w:hAnsi="Calibri" w:cs="Calibri"/>
                <w:b/>
                <w:bCs/>
                <w:noProof/>
                <w:sz w:val="22"/>
                <w:szCs w:val="22"/>
              </w:rPr>
              <w:drawing>
                <wp:inline distT="0" distB="0" distL="0" distR="0" wp14:anchorId="54D70EB0" wp14:editId="595B595E">
                  <wp:extent cx="1204111" cy="470191"/>
                  <wp:effectExtent l="0" t="0" r="2540" b="0"/>
                  <wp:docPr id="203630604" name="Picture 1" descr="A black line i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604" name="Picture 1" descr="A black line in a white background&#10;&#10;AI-generated content may be incorrect."/>
                          <pic:cNvPicPr/>
                        </pic:nvPicPr>
                        <pic:blipFill rotWithShape="1">
                          <a:blip r:embed="rId19" cstate="print">
                            <a:extLst>
                              <a:ext uri="{BEBA8EAE-BF5A-486C-A8C5-ECC9F3942E4B}">
                                <a14:imgProps xmlns:a14="http://schemas.microsoft.com/office/drawing/2010/main">
                                  <a14:imgLayer r:embed="rId20">
                                    <a14:imgEffect>
                                      <a14:sharpenSoften amount="100000"/>
                                    </a14:imgEffect>
                                    <a14:imgEffect>
                                      <a14:colorTemperature colorTemp="4691"/>
                                    </a14:imgEffect>
                                    <a14:imgEffect>
                                      <a14:saturation sat="400000"/>
                                    </a14:imgEffect>
                                    <a14:imgEffect>
                                      <a14:brightnessContrast bright="5000" contrast="100000"/>
                                    </a14:imgEffect>
                                  </a14:imgLayer>
                                </a14:imgProps>
                              </a:ext>
                              <a:ext uri="{28A0092B-C50C-407E-A947-70E740481C1C}">
                                <a14:useLocalDpi xmlns:a14="http://schemas.microsoft.com/office/drawing/2010/main" val="0"/>
                              </a:ext>
                            </a:extLst>
                          </a:blip>
                          <a:srcRect b="25971"/>
                          <a:stretch>
                            <a:fillRect/>
                          </a:stretch>
                        </pic:blipFill>
                        <pic:spPr bwMode="auto">
                          <a:xfrm>
                            <a:off x="0" y="0"/>
                            <a:ext cx="1274851" cy="497814"/>
                          </a:xfrm>
                          <a:prstGeom prst="rect">
                            <a:avLst/>
                          </a:prstGeom>
                          <a:ln>
                            <a:noFill/>
                          </a:ln>
                          <a:extLst>
                            <a:ext uri="{53640926-AAD7-44D8-BBD7-CCE9431645EC}">
                              <a14:shadowObscured xmlns:a14="http://schemas.microsoft.com/office/drawing/2010/main"/>
                            </a:ext>
                          </a:extLst>
                        </pic:spPr>
                      </pic:pic>
                    </a:graphicData>
                  </a:graphic>
                </wp:inline>
              </w:drawing>
            </w:r>
          </w:p>
        </w:tc>
      </w:tr>
      <w:tr w:rsidR="00E37FEB" w:rsidRPr="00E22826" w14:paraId="7680B77F" w14:textId="1D9E7B85" w:rsidTr="004420A6">
        <w:trPr>
          <w:trHeight w:val="415"/>
        </w:trPr>
        <w:tc>
          <w:tcPr>
            <w:tcW w:w="1308" w:type="dxa"/>
            <w:tcMar>
              <w:left w:w="454" w:type="dxa"/>
            </w:tcMar>
            <w:vAlign w:val="bottom"/>
          </w:tcPr>
          <w:p w14:paraId="6224DCD1" w14:textId="7E27695B" w:rsidR="00E37FEB" w:rsidRPr="00E22826" w:rsidRDefault="00E37FEB" w:rsidP="004420A6">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lastRenderedPageBreak/>
              <w:t>Name</w:t>
            </w:r>
          </w:p>
        </w:tc>
        <w:tc>
          <w:tcPr>
            <w:tcW w:w="3473" w:type="dxa"/>
            <w:tcBorders>
              <w:top w:val="single" w:sz="4" w:space="0" w:color="auto"/>
              <w:bottom w:val="single" w:sz="4" w:space="0" w:color="auto"/>
            </w:tcBorders>
            <w:vAlign w:val="bottom"/>
          </w:tcPr>
          <w:p w14:paraId="3B38361D" w14:textId="69A6A65D" w:rsidR="00E37FEB" w:rsidRPr="007B4492" w:rsidRDefault="007B4492" w:rsidP="00E37FEB">
            <w:pPr>
              <w:autoSpaceDE w:val="0"/>
              <w:autoSpaceDN w:val="0"/>
              <w:adjustRightInd w:val="0"/>
              <w:ind w:right="-331"/>
              <w:rPr>
                <w:rFonts w:ascii="Calibri" w:eastAsia="PMingLiU" w:hAnsi="Calibri" w:cs="Calibri"/>
                <w:sz w:val="22"/>
                <w:szCs w:val="22"/>
                <w:lang w:eastAsia="zh-CN"/>
              </w:rPr>
            </w:pPr>
            <w:r w:rsidRPr="007B4492">
              <w:rPr>
                <w:rFonts w:ascii="Calibri" w:eastAsia="PMingLiU" w:hAnsi="Calibri" w:cs="Calibri" w:hint="eastAsia"/>
                <w:sz w:val="22"/>
                <w:szCs w:val="22"/>
                <w:lang w:eastAsia="zh-CN"/>
              </w:rPr>
              <w:t>Xiaofang Zhou</w:t>
            </w:r>
          </w:p>
        </w:tc>
        <w:tc>
          <w:tcPr>
            <w:tcW w:w="1436" w:type="dxa"/>
            <w:tcMar>
              <w:left w:w="454" w:type="dxa"/>
            </w:tcMar>
            <w:vAlign w:val="bottom"/>
          </w:tcPr>
          <w:p w14:paraId="2F9D096A" w14:textId="1E1BF806" w:rsidR="00E37FEB" w:rsidRPr="00E22826" w:rsidRDefault="00E37FEB" w:rsidP="004420A6">
            <w:pPr>
              <w:autoSpaceDE w:val="0"/>
              <w:autoSpaceDN w:val="0"/>
              <w:adjustRightInd w:val="0"/>
              <w:ind w:right="90"/>
              <w:jc w:val="center"/>
              <w:rPr>
                <w:rFonts w:ascii="Calibri" w:eastAsia="PMingLiU" w:hAnsi="Calibri" w:cs="Calibri"/>
                <w:sz w:val="22"/>
                <w:szCs w:val="22"/>
              </w:rPr>
            </w:pPr>
            <w:r w:rsidRPr="00E22826">
              <w:rPr>
                <w:rFonts w:ascii="Calibri" w:eastAsia="PMingLiU" w:hAnsi="Calibri" w:cs="Calibri"/>
                <w:sz w:val="22"/>
                <w:szCs w:val="22"/>
              </w:rPr>
              <w:t>Name</w:t>
            </w:r>
          </w:p>
        </w:tc>
        <w:tc>
          <w:tcPr>
            <w:tcW w:w="3418" w:type="dxa"/>
            <w:tcBorders>
              <w:top w:val="single" w:sz="4" w:space="0" w:color="auto"/>
              <w:bottom w:val="single" w:sz="4" w:space="0" w:color="auto"/>
            </w:tcBorders>
            <w:vAlign w:val="bottom"/>
          </w:tcPr>
          <w:p w14:paraId="63F56AB7" w14:textId="4A759609" w:rsidR="00E37FEB" w:rsidRPr="00E22826" w:rsidRDefault="002110E0" w:rsidP="00E37FEB">
            <w:pPr>
              <w:autoSpaceDE w:val="0"/>
              <w:autoSpaceDN w:val="0"/>
              <w:adjustRightInd w:val="0"/>
              <w:ind w:right="-331"/>
              <w:rPr>
                <w:rFonts w:ascii="Calibri" w:eastAsia="PMingLiU" w:hAnsi="Calibri" w:cs="Calibri"/>
                <w:sz w:val="22"/>
                <w:szCs w:val="22"/>
                <w:lang w:eastAsia="zh-CN"/>
              </w:rPr>
            </w:pPr>
            <w:r>
              <w:rPr>
                <w:rFonts w:ascii="Calibri" w:eastAsia="PMingLiU" w:hAnsi="Calibri" w:cs="Calibri" w:hint="eastAsia"/>
                <w:sz w:val="22"/>
                <w:szCs w:val="22"/>
                <w:lang w:eastAsia="zh-CN"/>
              </w:rPr>
              <w:t>Yang Yue</w:t>
            </w:r>
          </w:p>
        </w:tc>
      </w:tr>
      <w:tr w:rsidR="00E37FEB" w:rsidRPr="00E22826" w14:paraId="41AA09E6" w14:textId="590BE0AC" w:rsidTr="004420A6">
        <w:trPr>
          <w:trHeight w:val="407"/>
        </w:trPr>
        <w:tc>
          <w:tcPr>
            <w:tcW w:w="1308" w:type="dxa"/>
            <w:tcMar>
              <w:left w:w="454" w:type="dxa"/>
            </w:tcMar>
            <w:vAlign w:val="bottom"/>
          </w:tcPr>
          <w:p w14:paraId="430C6F7C" w14:textId="4901BD2C" w:rsidR="00E37FEB" w:rsidRPr="00E22826" w:rsidRDefault="00E37FEB" w:rsidP="004420A6">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t>Date</w:t>
            </w:r>
          </w:p>
        </w:tc>
        <w:tc>
          <w:tcPr>
            <w:tcW w:w="3473" w:type="dxa"/>
            <w:tcBorders>
              <w:top w:val="single" w:sz="4" w:space="0" w:color="auto"/>
              <w:bottom w:val="single" w:sz="4" w:space="0" w:color="auto"/>
            </w:tcBorders>
            <w:vAlign w:val="bottom"/>
          </w:tcPr>
          <w:p w14:paraId="4F1DB4B3" w14:textId="6A2B8707" w:rsidR="00E37FEB" w:rsidRPr="00E22826" w:rsidRDefault="007B4492" w:rsidP="00E37FEB">
            <w:pPr>
              <w:autoSpaceDE w:val="0"/>
              <w:autoSpaceDN w:val="0"/>
              <w:adjustRightInd w:val="0"/>
              <w:ind w:right="-331"/>
              <w:rPr>
                <w:rFonts w:ascii="Calibri" w:eastAsia="PMingLiU" w:hAnsi="Calibri" w:cs="Calibri"/>
                <w:sz w:val="22"/>
                <w:szCs w:val="22"/>
                <w:lang w:eastAsia="zh-CN"/>
              </w:rPr>
            </w:pPr>
            <w:r>
              <w:rPr>
                <w:rFonts w:ascii="Calibri" w:eastAsia="PMingLiU" w:hAnsi="Calibri" w:cs="Calibri" w:hint="eastAsia"/>
                <w:sz w:val="22"/>
                <w:szCs w:val="22"/>
                <w:lang w:eastAsia="zh-CN"/>
              </w:rPr>
              <w:t>12/11/2025</w:t>
            </w:r>
          </w:p>
        </w:tc>
        <w:tc>
          <w:tcPr>
            <w:tcW w:w="1436" w:type="dxa"/>
            <w:tcMar>
              <w:left w:w="454" w:type="dxa"/>
            </w:tcMar>
            <w:vAlign w:val="bottom"/>
          </w:tcPr>
          <w:p w14:paraId="40F649EB" w14:textId="3206BE8B" w:rsidR="00E37FEB" w:rsidRPr="00E22826" w:rsidRDefault="00E37FEB" w:rsidP="004420A6">
            <w:pPr>
              <w:autoSpaceDE w:val="0"/>
              <w:autoSpaceDN w:val="0"/>
              <w:adjustRightInd w:val="0"/>
              <w:ind w:right="90"/>
              <w:jc w:val="center"/>
              <w:rPr>
                <w:rFonts w:ascii="Calibri" w:eastAsia="PMingLiU" w:hAnsi="Calibri" w:cs="Calibri"/>
                <w:sz w:val="22"/>
                <w:szCs w:val="22"/>
              </w:rPr>
            </w:pPr>
            <w:r w:rsidRPr="00E22826">
              <w:rPr>
                <w:rFonts w:ascii="Calibri" w:eastAsia="PMingLiU" w:hAnsi="Calibri" w:cs="Calibri"/>
                <w:sz w:val="22"/>
                <w:szCs w:val="22"/>
              </w:rPr>
              <w:t>Date</w:t>
            </w:r>
          </w:p>
        </w:tc>
        <w:tc>
          <w:tcPr>
            <w:tcW w:w="3418" w:type="dxa"/>
            <w:tcBorders>
              <w:top w:val="single" w:sz="4" w:space="0" w:color="auto"/>
              <w:bottom w:val="single" w:sz="4" w:space="0" w:color="auto"/>
            </w:tcBorders>
            <w:vAlign w:val="bottom"/>
          </w:tcPr>
          <w:p w14:paraId="37B6F96E" w14:textId="33F64867" w:rsidR="00E37FEB" w:rsidRPr="00E22826" w:rsidRDefault="002110E0" w:rsidP="00E37FEB">
            <w:pPr>
              <w:autoSpaceDE w:val="0"/>
              <w:autoSpaceDN w:val="0"/>
              <w:adjustRightInd w:val="0"/>
              <w:ind w:right="-331"/>
              <w:rPr>
                <w:rFonts w:ascii="Calibri" w:eastAsia="PMingLiU" w:hAnsi="Calibri" w:cs="Calibri"/>
                <w:sz w:val="22"/>
                <w:szCs w:val="22"/>
                <w:lang w:eastAsia="zh-CN"/>
              </w:rPr>
            </w:pPr>
            <w:r>
              <w:rPr>
                <w:rFonts w:ascii="Calibri" w:eastAsia="PMingLiU" w:hAnsi="Calibri" w:cs="Calibri" w:hint="eastAsia"/>
                <w:sz w:val="22"/>
                <w:szCs w:val="22"/>
                <w:lang w:eastAsia="zh-CN"/>
              </w:rPr>
              <w:t>2025.11.12</w:t>
            </w:r>
          </w:p>
        </w:tc>
      </w:tr>
    </w:tbl>
    <w:p w14:paraId="41CDBF62" w14:textId="77777777" w:rsidR="001D1E41" w:rsidRDefault="001D1E41" w:rsidP="001D1E41">
      <w:pPr>
        <w:tabs>
          <w:tab w:val="left" w:pos="5720"/>
        </w:tabs>
        <w:autoSpaceDE w:val="0"/>
        <w:autoSpaceDN w:val="0"/>
        <w:adjustRightInd w:val="0"/>
        <w:rPr>
          <w:rFonts w:ascii="Calibri" w:eastAsia="PMingLiU" w:hAnsi="Calibri" w:cs="Calibri"/>
          <w:b/>
          <w:bCs/>
          <w:sz w:val="22"/>
          <w:szCs w:val="22"/>
        </w:rPr>
      </w:pPr>
    </w:p>
    <w:p w14:paraId="0A07FD7F" w14:textId="77777777" w:rsidR="00984E40" w:rsidRDefault="00984E40" w:rsidP="001D1E41">
      <w:pPr>
        <w:tabs>
          <w:tab w:val="left" w:pos="5720"/>
        </w:tabs>
        <w:autoSpaceDE w:val="0"/>
        <w:autoSpaceDN w:val="0"/>
        <w:adjustRightInd w:val="0"/>
        <w:rPr>
          <w:rFonts w:ascii="Calibri" w:eastAsia="PMingLiU" w:hAnsi="Calibri" w:cs="Calibri"/>
          <w:b/>
          <w:bCs/>
          <w:sz w:val="22"/>
          <w:szCs w:val="22"/>
        </w:rPr>
      </w:pPr>
    </w:p>
    <w:p w14:paraId="549CDE3F" w14:textId="0A2B5754" w:rsidR="009A3A05" w:rsidRDefault="004D3FAB" w:rsidP="004420A6">
      <w:pPr>
        <w:keepNext/>
        <w:autoSpaceDE w:val="0"/>
        <w:autoSpaceDN w:val="0"/>
        <w:adjustRightInd w:val="0"/>
        <w:ind w:right="-329"/>
        <w:outlineLvl w:val="2"/>
        <w:rPr>
          <w:rFonts w:ascii="Calibri" w:eastAsia="DengXian" w:hAnsi="Calibri" w:cs="Calibri"/>
          <w:b/>
          <w:bCs/>
          <w:sz w:val="22"/>
          <w:szCs w:val="22"/>
          <w:lang w:eastAsia="zh-CN"/>
        </w:rPr>
      </w:pPr>
      <w:r w:rsidRPr="00AC105A">
        <w:rPr>
          <w:rFonts w:ascii="Calibri" w:eastAsia="DengXian" w:hAnsi="Calibri" w:cs="Calibri" w:hint="eastAsia"/>
          <w:sz w:val="22"/>
          <w:szCs w:val="22"/>
          <w:lang w:eastAsia="zh-CN"/>
        </w:rPr>
        <w:t>*******</w:t>
      </w:r>
      <w:r w:rsidR="00AC105A">
        <w:rPr>
          <w:rFonts w:ascii="Calibri" w:eastAsia="DengXian" w:hAnsi="Calibri" w:cs="Calibri"/>
          <w:sz w:val="22"/>
          <w:szCs w:val="22"/>
          <w:lang w:eastAsia="zh-CN"/>
        </w:rPr>
        <w:t>**</w:t>
      </w:r>
      <w:r w:rsidRPr="00AC105A">
        <w:rPr>
          <w:rFonts w:ascii="Calibri" w:eastAsia="DengXian" w:hAnsi="Calibri" w:cs="Calibri" w:hint="eastAsia"/>
          <w:sz w:val="22"/>
          <w:szCs w:val="22"/>
          <w:lang w:eastAsia="zh-CN"/>
        </w:rPr>
        <w:t>***********</w:t>
      </w:r>
      <w:r w:rsidR="00AC105A">
        <w:rPr>
          <w:rFonts w:ascii="Calibri" w:eastAsia="DengXian" w:hAnsi="Calibri" w:cs="Calibri"/>
          <w:sz w:val="22"/>
          <w:szCs w:val="22"/>
          <w:lang w:eastAsia="zh-CN"/>
        </w:rPr>
        <w:t>**</w:t>
      </w:r>
      <w:r w:rsidRPr="00AC105A">
        <w:rPr>
          <w:rFonts w:ascii="Calibri" w:eastAsia="DengXian" w:hAnsi="Calibri" w:cs="Calibri" w:hint="eastAsia"/>
          <w:sz w:val="22"/>
          <w:szCs w:val="22"/>
          <w:lang w:eastAsia="zh-CN"/>
        </w:rPr>
        <w:t>*********</w:t>
      </w:r>
      <w:r w:rsidR="00AC105A">
        <w:rPr>
          <w:rFonts w:ascii="Calibri" w:eastAsia="DengXian" w:hAnsi="Calibri" w:cs="Calibri"/>
          <w:sz w:val="22"/>
          <w:szCs w:val="22"/>
          <w:lang w:eastAsia="zh-CN"/>
        </w:rPr>
        <w:t xml:space="preserve">  </w:t>
      </w:r>
      <w:r w:rsidR="00AC105A" w:rsidRPr="009A3A05">
        <w:rPr>
          <w:rFonts w:ascii="Calibri" w:eastAsia="DengXian" w:hAnsi="Calibri" w:cs="Calibri"/>
          <w:b/>
          <w:bCs/>
          <w:sz w:val="22"/>
          <w:szCs w:val="22"/>
          <w:lang w:eastAsia="zh-CN"/>
        </w:rPr>
        <w:t>To be completed upon project award</w:t>
      </w:r>
      <w:r w:rsidR="00AC105A">
        <w:rPr>
          <w:rFonts w:ascii="Calibri" w:eastAsia="DengXian" w:hAnsi="Calibri" w:cs="Calibri"/>
          <w:b/>
          <w:bCs/>
          <w:sz w:val="22"/>
          <w:szCs w:val="22"/>
          <w:lang w:eastAsia="zh-CN"/>
        </w:rPr>
        <w:t xml:space="preserve">  </w:t>
      </w:r>
      <w:r w:rsidRPr="00AC105A">
        <w:rPr>
          <w:rFonts w:ascii="Calibri" w:eastAsia="DengXian" w:hAnsi="Calibri" w:cs="Calibri" w:hint="eastAsia"/>
          <w:sz w:val="22"/>
          <w:szCs w:val="22"/>
          <w:lang w:eastAsia="zh-CN"/>
        </w:rPr>
        <w:t>**************</w:t>
      </w:r>
      <w:r w:rsidR="00AC105A">
        <w:rPr>
          <w:rFonts w:ascii="Calibri" w:eastAsia="DengXian" w:hAnsi="Calibri" w:cs="Calibri"/>
          <w:sz w:val="22"/>
          <w:szCs w:val="22"/>
          <w:lang w:eastAsia="zh-CN"/>
        </w:rPr>
        <w:t>***</w:t>
      </w:r>
      <w:r w:rsidRPr="00AC105A">
        <w:rPr>
          <w:rFonts w:ascii="Calibri" w:eastAsia="DengXian" w:hAnsi="Calibri" w:cs="Calibri" w:hint="eastAsia"/>
          <w:sz w:val="22"/>
          <w:szCs w:val="22"/>
          <w:lang w:eastAsia="zh-CN"/>
        </w:rPr>
        <w:t>********</w:t>
      </w:r>
    </w:p>
    <w:p w14:paraId="6B889BFC" w14:textId="77777777" w:rsidR="00AC105A" w:rsidRDefault="00AC105A" w:rsidP="00325360">
      <w:pPr>
        <w:keepNext/>
        <w:autoSpaceDE w:val="0"/>
        <w:autoSpaceDN w:val="0"/>
        <w:adjustRightInd w:val="0"/>
        <w:ind w:right="-329"/>
        <w:outlineLvl w:val="2"/>
        <w:rPr>
          <w:rFonts w:ascii="Calibri" w:eastAsia="DengXian" w:hAnsi="Calibri" w:cs="Calibri"/>
          <w:b/>
          <w:bCs/>
          <w:sz w:val="22"/>
          <w:szCs w:val="22"/>
          <w:lang w:eastAsia="zh-CN"/>
        </w:rPr>
      </w:pPr>
    </w:p>
    <w:p w14:paraId="7D7EA82F" w14:textId="5412AD21" w:rsidR="004D3FAB" w:rsidRPr="00922828" w:rsidRDefault="00325360" w:rsidP="00325360">
      <w:pPr>
        <w:keepNext/>
        <w:autoSpaceDE w:val="0"/>
        <w:autoSpaceDN w:val="0"/>
        <w:adjustRightInd w:val="0"/>
        <w:ind w:right="-329"/>
        <w:outlineLvl w:val="2"/>
        <w:rPr>
          <w:rFonts w:ascii="Calibri" w:eastAsia="DengXian" w:hAnsi="Calibri" w:cs="Calibri"/>
          <w:b/>
          <w:bCs/>
          <w:sz w:val="22"/>
          <w:szCs w:val="22"/>
          <w:u w:val="single"/>
          <w:lang w:eastAsia="zh-CN"/>
        </w:rPr>
      </w:pPr>
      <w:r w:rsidRPr="00922828">
        <w:rPr>
          <w:rFonts w:ascii="Calibri" w:eastAsia="DengXian" w:hAnsi="Calibri" w:cs="Calibri"/>
          <w:b/>
          <w:bCs/>
          <w:sz w:val="22"/>
          <w:szCs w:val="22"/>
          <w:u w:val="single"/>
          <w:lang w:eastAsia="zh-CN"/>
        </w:rPr>
        <w:t xml:space="preserve">Part D:  </w:t>
      </w:r>
      <w:r w:rsidR="00E03DE9" w:rsidRPr="00922828">
        <w:rPr>
          <w:rFonts w:ascii="Calibri" w:eastAsia="DengXian" w:hAnsi="Calibri" w:cs="Calibri"/>
          <w:b/>
          <w:bCs/>
          <w:sz w:val="22"/>
          <w:szCs w:val="22"/>
          <w:u w:val="single"/>
          <w:lang w:eastAsia="zh-CN"/>
        </w:rPr>
        <w:t>Award Acceptance</w:t>
      </w:r>
      <w:r w:rsidR="00AD096C" w:rsidRPr="00922828">
        <w:rPr>
          <w:rFonts w:ascii="Calibri" w:eastAsia="DengXian" w:hAnsi="Calibri" w:cs="Calibri" w:hint="eastAsia"/>
          <w:b/>
          <w:bCs/>
          <w:sz w:val="22"/>
          <w:szCs w:val="22"/>
          <w:u w:val="single"/>
          <w:lang w:eastAsia="zh-CN"/>
        </w:rPr>
        <w:t xml:space="preserve"> </w:t>
      </w:r>
    </w:p>
    <w:p w14:paraId="792161FC" w14:textId="77777777" w:rsidR="00AD096C" w:rsidRDefault="00AD096C" w:rsidP="00D75163">
      <w:pPr>
        <w:pStyle w:val="aa"/>
        <w:keepNext/>
        <w:autoSpaceDE w:val="0"/>
        <w:autoSpaceDN w:val="0"/>
        <w:adjustRightInd w:val="0"/>
        <w:ind w:left="810" w:right="-329"/>
        <w:outlineLvl w:val="2"/>
        <w:rPr>
          <w:rFonts w:ascii="Calibri" w:eastAsia="DengXian" w:hAnsi="Calibri" w:cs="Calibri"/>
          <w:b/>
          <w:bCs/>
          <w:sz w:val="28"/>
          <w:szCs w:val="28"/>
          <w:lang w:eastAsia="zh-CN"/>
        </w:rPr>
      </w:pPr>
    </w:p>
    <w:tbl>
      <w:tblPr>
        <w:tblW w:w="0" w:type="auto"/>
        <w:tblInd w:w="-5" w:type="dxa"/>
        <w:tblCellMar>
          <w:left w:w="0" w:type="dxa"/>
          <w:right w:w="0" w:type="dxa"/>
        </w:tblCellMar>
        <w:tblLook w:val="01E0" w:firstRow="1" w:lastRow="1" w:firstColumn="1" w:lastColumn="1" w:noHBand="0" w:noVBand="0"/>
      </w:tblPr>
      <w:tblGrid>
        <w:gridCol w:w="1418"/>
        <w:gridCol w:w="3402"/>
        <w:gridCol w:w="1417"/>
        <w:gridCol w:w="3402"/>
      </w:tblGrid>
      <w:tr w:rsidR="00AD096C" w:rsidRPr="00E22826" w14:paraId="7AE37745" w14:textId="77777777" w:rsidTr="004420A6">
        <w:trPr>
          <w:trHeight w:val="323"/>
        </w:trPr>
        <w:tc>
          <w:tcPr>
            <w:tcW w:w="4820" w:type="dxa"/>
            <w:gridSpan w:val="2"/>
            <w:vAlign w:val="bottom"/>
          </w:tcPr>
          <w:p w14:paraId="451AE4F1" w14:textId="77777777" w:rsidR="00AD096C" w:rsidRPr="00FB4117" w:rsidRDefault="00AD096C" w:rsidP="004420A6">
            <w:pPr>
              <w:autoSpaceDE w:val="0"/>
              <w:autoSpaceDN w:val="0"/>
              <w:adjustRightInd w:val="0"/>
              <w:ind w:right="-331"/>
              <w:jc w:val="center"/>
              <w:rPr>
                <w:rFonts w:ascii="Calibri" w:eastAsia="PMingLiU" w:hAnsi="Calibri" w:cs="Calibri"/>
                <w:b/>
                <w:bCs/>
                <w:sz w:val="22"/>
                <w:szCs w:val="22"/>
              </w:rPr>
            </w:pPr>
            <w:r w:rsidRPr="001D1E41">
              <w:rPr>
                <w:rFonts w:ascii="Calibri" w:eastAsia="PMingLiU" w:hAnsi="Calibri" w:cs="Calibri"/>
                <w:b/>
                <w:bCs/>
                <w:sz w:val="22"/>
                <w:szCs w:val="22"/>
              </w:rPr>
              <w:t>Principal Investigator</w:t>
            </w:r>
            <w:r>
              <w:rPr>
                <w:rFonts w:ascii="Calibri" w:eastAsia="PMingLiU" w:hAnsi="Calibri" w:cs="Calibri"/>
                <w:b/>
                <w:bCs/>
                <w:sz w:val="22"/>
                <w:szCs w:val="22"/>
              </w:rPr>
              <w:t xml:space="preserve"> (HKUST)</w:t>
            </w:r>
          </w:p>
        </w:tc>
        <w:tc>
          <w:tcPr>
            <w:tcW w:w="4819" w:type="dxa"/>
            <w:gridSpan w:val="2"/>
            <w:vAlign w:val="bottom"/>
          </w:tcPr>
          <w:p w14:paraId="33CDD7FB" w14:textId="77777777" w:rsidR="00AD096C" w:rsidRPr="00A00D0F" w:rsidRDefault="00AD096C" w:rsidP="004420A6">
            <w:pPr>
              <w:keepNext/>
              <w:autoSpaceDE w:val="0"/>
              <w:autoSpaceDN w:val="0"/>
              <w:adjustRightInd w:val="0"/>
              <w:ind w:right="-329"/>
              <w:jc w:val="center"/>
              <w:outlineLvl w:val="2"/>
              <w:rPr>
                <w:rFonts w:ascii="Calibri" w:eastAsia="PMingLiU" w:hAnsi="Calibri" w:cs="Calibri"/>
                <w:b/>
                <w:bCs/>
                <w:sz w:val="22"/>
                <w:szCs w:val="22"/>
              </w:rPr>
            </w:pPr>
            <w:r w:rsidRPr="001D1E41">
              <w:rPr>
                <w:rFonts w:ascii="Calibri" w:eastAsia="PMingLiU" w:hAnsi="Calibri" w:cs="Calibri"/>
                <w:b/>
                <w:bCs/>
                <w:sz w:val="22"/>
                <w:szCs w:val="22"/>
              </w:rPr>
              <w:t>Principal Investigator</w:t>
            </w:r>
            <w:r>
              <w:rPr>
                <w:rFonts w:ascii="Calibri" w:eastAsia="PMingLiU" w:hAnsi="Calibri" w:cs="Calibri"/>
                <w:b/>
                <w:bCs/>
                <w:sz w:val="22"/>
                <w:szCs w:val="22"/>
              </w:rPr>
              <w:t xml:space="preserve"> (HKUST(GZ))</w:t>
            </w:r>
          </w:p>
        </w:tc>
      </w:tr>
      <w:tr w:rsidR="00AD096C" w:rsidRPr="00E22826" w14:paraId="140B8F2A" w14:textId="77777777" w:rsidTr="004420A6">
        <w:trPr>
          <w:trHeight w:val="517"/>
        </w:trPr>
        <w:tc>
          <w:tcPr>
            <w:tcW w:w="1418" w:type="dxa"/>
            <w:vAlign w:val="bottom"/>
          </w:tcPr>
          <w:p w14:paraId="03639006" w14:textId="77777777" w:rsidR="00AD096C" w:rsidRPr="00E22826" w:rsidRDefault="00AD096C" w:rsidP="009931C8">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t>Signature</w:t>
            </w:r>
          </w:p>
        </w:tc>
        <w:tc>
          <w:tcPr>
            <w:tcW w:w="3402" w:type="dxa"/>
            <w:tcBorders>
              <w:bottom w:val="single" w:sz="4" w:space="0" w:color="auto"/>
            </w:tcBorders>
            <w:vAlign w:val="bottom"/>
          </w:tcPr>
          <w:p w14:paraId="1D98F6B2" w14:textId="77777777" w:rsidR="00AD096C" w:rsidRPr="00FB4117" w:rsidRDefault="00AD096C" w:rsidP="009931C8">
            <w:pPr>
              <w:autoSpaceDE w:val="0"/>
              <w:autoSpaceDN w:val="0"/>
              <w:adjustRightInd w:val="0"/>
              <w:ind w:right="-331"/>
              <w:rPr>
                <w:rFonts w:ascii="Calibri" w:eastAsia="PMingLiU" w:hAnsi="Calibri" w:cs="Calibri"/>
                <w:b/>
                <w:bCs/>
                <w:sz w:val="22"/>
                <w:szCs w:val="22"/>
              </w:rPr>
            </w:pPr>
          </w:p>
        </w:tc>
        <w:tc>
          <w:tcPr>
            <w:tcW w:w="1417" w:type="dxa"/>
            <w:vAlign w:val="bottom"/>
          </w:tcPr>
          <w:p w14:paraId="103CCD34" w14:textId="77777777" w:rsidR="00AD096C" w:rsidRPr="00A00D0F" w:rsidRDefault="00AD096C" w:rsidP="009931C8">
            <w:pPr>
              <w:keepNext/>
              <w:autoSpaceDE w:val="0"/>
              <w:autoSpaceDN w:val="0"/>
              <w:adjustRightInd w:val="0"/>
              <w:ind w:right="90"/>
              <w:jc w:val="center"/>
              <w:outlineLvl w:val="2"/>
              <w:rPr>
                <w:rFonts w:ascii="Calibri" w:eastAsia="PMingLiU" w:hAnsi="Calibri" w:cs="Calibri"/>
                <w:b/>
                <w:bCs/>
                <w:sz w:val="22"/>
                <w:szCs w:val="22"/>
              </w:rPr>
            </w:pPr>
            <w:r w:rsidRPr="00E22826">
              <w:rPr>
                <w:rFonts w:ascii="Calibri" w:eastAsia="PMingLiU" w:hAnsi="Calibri" w:cs="Calibri"/>
                <w:sz w:val="22"/>
                <w:szCs w:val="22"/>
              </w:rPr>
              <w:t>Signature</w:t>
            </w:r>
          </w:p>
        </w:tc>
        <w:tc>
          <w:tcPr>
            <w:tcW w:w="3402" w:type="dxa"/>
            <w:tcBorders>
              <w:bottom w:val="single" w:sz="4" w:space="0" w:color="auto"/>
            </w:tcBorders>
            <w:vAlign w:val="bottom"/>
          </w:tcPr>
          <w:p w14:paraId="079902C2" w14:textId="77777777" w:rsidR="00AD096C" w:rsidRPr="00A00D0F" w:rsidRDefault="00AD096C" w:rsidP="009931C8">
            <w:pPr>
              <w:keepNext/>
              <w:autoSpaceDE w:val="0"/>
              <w:autoSpaceDN w:val="0"/>
              <w:adjustRightInd w:val="0"/>
              <w:ind w:right="-329"/>
              <w:outlineLvl w:val="2"/>
              <w:rPr>
                <w:rFonts w:ascii="Calibri" w:eastAsia="PMingLiU" w:hAnsi="Calibri" w:cs="Calibri"/>
                <w:b/>
                <w:bCs/>
                <w:sz w:val="22"/>
                <w:szCs w:val="22"/>
              </w:rPr>
            </w:pPr>
          </w:p>
        </w:tc>
      </w:tr>
      <w:tr w:rsidR="00AD096C" w:rsidRPr="00E22826" w14:paraId="32E7A7E7" w14:textId="77777777" w:rsidTr="004420A6">
        <w:trPr>
          <w:trHeight w:val="415"/>
        </w:trPr>
        <w:tc>
          <w:tcPr>
            <w:tcW w:w="1418" w:type="dxa"/>
            <w:vAlign w:val="bottom"/>
          </w:tcPr>
          <w:p w14:paraId="1A800B10" w14:textId="77777777" w:rsidR="00AD096C" w:rsidRPr="00E22826" w:rsidRDefault="00AD096C" w:rsidP="009931C8">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t>Name</w:t>
            </w:r>
          </w:p>
        </w:tc>
        <w:tc>
          <w:tcPr>
            <w:tcW w:w="3402" w:type="dxa"/>
            <w:tcBorders>
              <w:top w:val="single" w:sz="4" w:space="0" w:color="auto"/>
              <w:bottom w:val="single" w:sz="4" w:space="0" w:color="auto"/>
            </w:tcBorders>
            <w:vAlign w:val="bottom"/>
          </w:tcPr>
          <w:p w14:paraId="3D351F42" w14:textId="77777777" w:rsidR="00AD096C" w:rsidRPr="00FB4117" w:rsidRDefault="00AD096C" w:rsidP="009931C8">
            <w:pPr>
              <w:autoSpaceDE w:val="0"/>
              <w:autoSpaceDN w:val="0"/>
              <w:adjustRightInd w:val="0"/>
              <w:ind w:right="-331"/>
              <w:rPr>
                <w:rFonts w:ascii="Calibri" w:eastAsia="PMingLiU" w:hAnsi="Calibri" w:cs="Calibri"/>
                <w:b/>
                <w:bCs/>
                <w:sz w:val="22"/>
                <w:szCs w:val="22"/>
              </w:rPr>
            </w:pPr>
          </w:p>
        </w:tc>
        <w:tc>
          <w:tcPr>
            <w:tcW w:w="1417" w:type="dxa"/>
            <w:vAlign w:val="bottom"/>
          </w:tcPr>
          <w:p w14:paraId="39FCF487" w14:textId="77777777" w:rsidR="00AD096C" w:rsidRPr="00E22826" w:rsidRDefault="00AD096C" w:rsidP="009931C8">
            <w:pPr>
              <w:autoSpaceDE w:val="0"/>
              <w:autoSpaceDN w:val="0"/>
              <w:adjustRightInd w:val="0"/>
              <w:ind w:right="90"/>
              <w:jc w:val="center"/>
              <w:rPr>
                <w:rFonts w:ascii="Calibri" w:eastAsia="PMingLiU" w:hAnsi="Calibri" w:cs="Calibri"/>
                <w:sz w:val="22"/>
                <w:szCs w:val="22"/>
              </w:rPr>
            </w:pPr>
            <w:r w:rsidRPr="00E22826">
              <w:rPr>
                <w:rFonts w:ascii="Calibri" w:eastAsia="PMingLiU" w:hAnsi="Calibri" w:cs="Calibri"/>
                <w:sz w:val="22"/>
                <w:szCs w:val="22"/>
              </w:rPr>
              <w:t>Name</w:t>
            </w:r>
          </w:p>
        </w:tc>
        <w:tc>
          <w:tcPr>
            <w:tcW w:w="3402" w:type="dxa"/>
            <w:tcBorders>
              <w:top w:val="single" w:sz="4" w:space="0" w:color="auto"/>
              <w:bottom w:val="single" w:sz="4" w:space="0" w:color="auto"/>
            </w:tcBorders>
            <w:vAlign w:val="bottom"/>
          </w:tcPr>
          <w:p w14:paraId="383DB8CF" w14:textId="77777777" w:rsidR="00AD096C" w:rsidRPr="00E22826" w:rsidRDefault="00AD096C" w:rsidP="009931C8">
            <w:pPr>
              <w:autoSpaceDE w:val="0"/>
              <w:autoSpaceDN w:val="0"/>
              <w:adjustRightInd w:val="0"/>
              <w:ind w:right="-331"/>
              <w:rPr>
                <w:rFonts w:ascii="Calibri" w:eastAsia="PMingLiU" w:hAnsi="Calibri" w:cs="Calibri"/>
                <w:sz w:val="22"/>
                <w:szCs w:val="22"/>
              </w:rPr>
            </w:pPr>
          </w:p>
        </w:tc>
      </w:tr>
      <w:tr w:rsidR="00AD096C" w:rsidRPr="00E22826" w14:paraId="68AD600D" w14:textId="77777777" w:rsidTr="004420A6">
        <w:trPr>
          <w:trHeight w:val="407"/>
        </w:trPr>
        <w:tc>
          <w:tcPr>
            <w:tcW w:w="1418" w:type="dxa"/>
            <w:vAlign w:val="bottom"/>
          </w:tcPr>
          <w:p w14:paraId="7C21266D" w14:textId="77777777" w:rsidR="00AD096C" w:rsidRPr="00E22826" w:rsidRDefault="00AD096C" w:rsidP="009931C8">
            <w:pPr>
              <w:autoSpaceDE w:val="0"/>
              <w:autoSpaceDN w:val="0"/>
              <w:adjustRightInd w:val="0"/>
              <w:ind w:right="45"/>
              <w:jc w:val="center"/>
              <w:rPr>
                <w:rFonts w:ascii="Calibri" w:eastAsia="PMingLiU" w:hAnsi="Calibri" w:cs="Calibri"/>
                <w:sz w:val="22"/>
                <w:szCs w:val="22"/>
              </w:rPr>
            </w:pPr>
            <w:r w:rsidRPr="00E22826">
              <w:rPr>
                <w:rFonts w:ascii="Calibri" w:eastAsia="PMingLiU" w:hAnsi="Calibri" w:cs="Calibri"/>
                <w:sz w:val="22"/>
                <w:szCs w:val="22"/>
              </w:rPr>
              <w:t>Date</w:t>
            </w:r>
          </w:p>
        </w:tc>
        <w:tc>
          <w:tcPr>
            <w:tcW w:w="3402" w:type="dxa"/>
            <w:tcBorders>
              <w:top w:val="single" w:sz="4" w:space="0" w:color="auto"/>
              <w:bottom w:val="single" w:sz="4" w:space="0" w:color="auto"/>
            </w:tcBorders>
            <w:vAlign w:val="bottom"/>
          </w:tcPr>
          <w:p w14:paraId="1ECC17D0" w14:textId="77777777" w:rsidR="00AD096C" w:rsidRPr="00E22826" w:rsidRDefault="00AD096C" w:rsidP="009931C8">
            <w:pPr>
              <w:autoSpaceDE w:val="0"/>
              <w:autoSpaceDN w:val="0"/>
              <w:adjustRightInd w:val="0"/>
              <w:ind w:right="-331"/>
              <w:rPr>
                <w:rFonts w:ascii="Calibri" w:eastAsia="PMingLiU" w:hAnsi="Calibri" w:cs="Calibri"/>
                <w:sz w:val="22"/>
                <w:szCs w:val="22"/>
              </w:rPr>
            </w:pPr>
          </w:p>
        </w:tc>
        <w:tc>
          <w:tcPr>
            <w:tcW w:w="1417" w:type="dxa"/>
            <w:vAlign w:val="bottom"/>
          </w:tcPr>
          <w:p w14:paraId="16BA55EA" w14:textId="77777777" w:rsidR="00AD096C" w:rsidRPr="00E22826" w:rsidRDefault="00AD096C" w:rsidP="009931C8">
            <w:pPr>
              <w:autoSpaceDE w:val="0"/>
              <w:autoSpaceDN w:val="0"/>
              <w:adjustRightInd w:val="0"/>
              <w:ind w:right="90"/>
              <w:jc w:val="center"/>
              <w:rPr>
                <w:rFonts w:ascii="Calibri" w:eastAsia="PMingLiU" w:hAnsi="Calibri" w:cs="Calibri"/>
                <w:sz w:val="22"/>
                <w:szCs w:val="22"/>
              </w:rPr>
            </w:pPr>
            <w:r w:rsidRPr="00E22826">
              <w:rPr>
                <w:rFonts w:ascii="Calibri" w:eastAsia="PMingLiU" w:hAnsi="Calibri" w:cs="Calibri"/>
                <w:sz w:val="22"/>
                <w:szCs w:val="22"/>
              </w:rPr>
              <w:t>Date</w:t>
            </w:r>
          </w:p>
        </w:tc>
        <w:tc>
          <w:tcPr>
            <w:tcW w:w="3402" w:type="dxa"/>
            <w:tcBorders>
              <w:top w:val="single" w:sz="4" w:space="0" w:color="auto"/>
              <w:bottom w:val="single" w:sz="4" w:space="0" w:color="auto"/>
            </w:tcBorders>
            <w:vAlign w:val="bottom"/>
          </w:tcPr>
          <w:p w14:paraId="057EB333" w14:textId="77777777" w:rsidR="00AD096C" w:rsidRPr="00E22826" w:rsidRDefault="00AD096C" w:rsidP="009931C8">
            <w:pPr>
              <w:autoSpaceDE w:val="0"/>
              <w:autoSpaceDN w:val="0"/>
              <w:adjustRightInd w:val="0"/>
              <w:ind w:right="-331"/>
              <w:rPr>
                <w:rFonts w:ascii="Calibri" w:eastAsia="PMingLiU" w:hAnsi="Calibri" w:cs="Calibri"/>
                <w:sz w:val="22"/>
                <w:szCs w:val="22"/>
              </w:rPr>
            </w:pPr>
          </w:p>
        </w:tc>
      </w:tr>
    </w:tbl>
    <w:p w14:paraId="55F47124" w14:textId="77777777" w:rsidR="00AD096C" w:rsidRDefault="00AD096C" w:rsidP="00AD096C">
      <w:pPr>
        <w:pStyle w:val="aa"/>
        <w:keepNext/>
        <w:autoSpaceDE w:val="0"/>
        <w:autoSpaceDN w:val="0"/>
        <w:adjustRightInd w:val="0"/>
        <w:ind w:left="810" w:right="-329"/>
        <w:outlineLvl w:val="2"/>
        <w:rPr>
          <w:rFonts w:ascii="Calibri" w:eastAsia="DengXian" w:hAnsi="Calibri" w:cs="Calibri"/>
          <w:b/>
          <w:bCs/>
          <w:sz w:val="28"/>
          <w:szCs w:val="28"/>
          <w:lang w:eastAsia="zh-CN"/>
        </w:rPr>
      </w:pPr>
    </w:p>
    <w:tbl>
      <w:tblPr>
        <w:tblW w:w="0" w:type="auto"/>
        <w:tblCellMar>
          <w:left w:w="0" w:type="dxa"/>
          <w:right w:w="0" w:type="dxa"/>
        </w:tblCellMar>
        <w:tblLook w:val="01E0" w:firstRow="1" w:lastRow="1" w:firstColumn="1" w:lastColumn="1" w:noHBand="0" w:noVBand="0"/>
      </w:tblPr>
      <w:tblGrid>
        <w:gridCol w:w="1418"/>
        <w:gridCol w:w="3402"/>
        <w:gridCol w:w="1417"/>
        <w:gridCol w:w="3402"/>
      </w:tblGrid>
      <w:tr w:rsidR="00AD096C" w:rsidRPr="00E22826" w14:paraId="4EC1F010" w14:textId="77777777" w:rsidTr="004420A6">
        <w:trPr>
          <w:trHeight w:val="323"/>
        </w:trPr>
        <w:tc>
          <w:tcPr>
            <w:tcW w:w="4820" w:type="dxa"/>
            <w:gridSpan w:val="2"/>
            <w:vAlign w:val="bottom"/>
          </w:tcPr>
          <w:p w14:paraId="279FCDC6" w14:textId="409E0A01" w:rsidR="00AD096C" w:rsidRPr="00FB4117" w:rsidRDefault="00D75163" w:rsidP="009931C8">
            <w:pPr>
              <w:autoSpaceDE w:val="0"/>
              <w:autoSpaceDN w:val="0"/>
              <w:adjustRightInd w:val="0"/>
              <w:ind w:right="-331"/>
              <w:rPr>
                <w:rFonts w:ascii="Calibri" w:eastAsia="PMingLiU" w:hAnsi="Calibri" w:cs="Calibri"/>
                <w:b/>
                <w:sz w:val="22"/>
                <w:szCs w:val="22"/>
              </w:rPr>
            </w:pPr>
            <w:r>
              <w:rPr>
                <w:rFonts w:ascii="Calibri" w:eastAsia="DengXian" w:hAnsi="Calibri" w:cs="Calibri" w:hint="eastAsia"/>
                <w:b/>
                <w:bCs/>
                <w:sz w:val="22"/>
                <w:szCs w:val="22"/>
                <w:lang w:eastAsia="zh-CN"/>
              </w:rPr>
              <w:t>University Stamp</w:t>
            </w:r>
            <w:r w:rsidR="00B2419F">
              <w:rPr>
                <w:rFonts w:ascii="Calibri" w:eastAsia="DengXian" w:hAnsi="Calibri" w:cs="Calibri" w:hint="eastAsia"/>
                <w:b/>
                <w:bCs/>
                <w:sz w:val="22"/>
                <w:szCs w:val="22"/>
                <w:lang w:eastAsia="zh-CN"/>
              </w:rPr>
              <w:t xml:space="preserve"> (HKUST)</w:t>
            </w:r>
          </w:p>
        </w:tc>
        <w:tc>
          <w:tcPr>
            <w:tcW w:w="4819" w:type="dxa"/>
            <w:gridSpan w:val="2"/>
            <w:vAlign w:val="bottom"/>
          </w:tcPr>
          <w:p w14:paraId="38A5E153" w14:textId="0A2FFABD" w:rsidR="00AD096C" w:rsidRPr="00A00D0F" w:rsidRDefault="00D75163" w:rsidP="009931C8">
            <w:pPr>
              <w:keepNext/>
              <w:autoSpaceDE w:val="0"/>
              <w:autoSpaceDN w:val="0"/>
              <w:adjustRightInd w:val="0"/>
              <w:ind w:right="-329"/>
              <w:outlineLvl w:val="2"/>
              <w:rPr>
                <w:rFonts w:ascii="Calibri" w:eastAsia="PMingLiU" w:hAnsi="Calibri" w:cs="Calibri"/>
                <w:b/>
                <w:sz w:val="22"/>
                <w:szCs w:val="22"/>
              </w:rPr>
            </w:pPr>
            <w:r>
              <w:rPr>
                <w:rFonts w:ascii="Calibri" w:eastAsia="DengXian" w:hAnsi="Calibri" w:cs="Calibri" w:hint="eastAsia"/>
                <w:b/>
                <w:bCs/>
                <w:sz w:val="22"/>
                <w:szCs w:val="22"/>
                <w:lang w:eastAsia="zh-CN"/>
              </w:rPr>
              <w:t>University Stamp</w:t>
            </w:r>
            <w:r w:rsidR="00B2419F">
              <w:rPr>
                <w:rFonts w:ascii="Calibri" w:eastAsia="DengXian" w:hAnsi="Calibri" w:cs="Calibri" w:hint="eastAsia"/>
                <w:b/>
                <w:bCs/>
                <w:sz w:val="22"/>
                <w:szCs w:val="22"/>
                <w:lang w:eastAsia="zh-CN"/>
              </w:rPr>
              <w:t xml:space="preserve"> (HKUST</w:t>
            </w:r>
            <w:r w:rsidR="00B06C85">
              <w:rPr>
                <w:rFonts w:ascii="Calibri" w:eastAsia="DengXian" w:hAnsi="Calibri" w:cs="Calibri" w:hint="eastAsia"/>
                <w:b/>
                <w:bCs/>
                <w:sz w:val="22"/>
                <w:szCs w:val="22"/>
                <w:lang w:eastAsia="zh-CN"/>
              </w:rPr>
              <w:t xml:space="preserve"> (GZ))</w:t>
            </w:r>
          </w:p>
        </w:tc>
      </w:tr>
      <w:tr w:rsidR="00AD096C" w:rsidRPr="00E22826" w14:paraId="7A3EC8FE" w14:textId="77777777" w:rsidTr="004420A6">
        <w:trPr>
          <w:trHeight w:val="517"/>
        </w:trPr>
        <w:tc>
          <w:tcPr>
            <w:tcW w:w="1418" w:type="dxa"/>
            <w:vAlign w:val="bottom"/>
          </w:tcPr>
          <w:p w14:paraId="01237786" w14:textId="1811001C" w:rsidR="00AD096C" w:rsidRPr="00E22826" w:rsidRDefault="00D75163" w:rsidP="00AC105A">
            <w:pPr>
              <w:autoSpaceDE w:val="0"/>
              <w:autoSpaceDN w:val="0"/>
              <w:adjustRightInd w:val="0"/>
              <w:ind w:right="45"/>
              <w:jc w:val="center"/>
              <w:rPr>
                <w:rFonts w:ascii="Calibri" w:eastAsia="PMingLiU" w:hAnsi="Calibri" w:cs="Calibri"/>
                <w:sz w:val="22"/>
                <w:szCs w:val="22"/>
              </w:rPr>
            </w:pPr>
            <w:r>
              <w:rPr>
                <w:rFonts w:ascii="Calibri" w:eastAsia="DengXian" w:hAnsi="Calibri" w:cs="Calibri" w:hint="eastAsia"/>
                <w:sz w:val="22"/>
                <w:szCs w:val="22"/>
                <w:lang w:eastAsia="zh-CN"/>
              </w:rPr>
              <w:t>Date:</w:t>
            </w:r>
          </w:p>
        </w:tc>
        <w:tc>
          <w:tcPr>
            <w:tcW w:w="3402" w:type="dxa"/>
            <w:tcBorders>
              <w:bottom w:val="single" w:sz="4" w:space="0" w:color="auto"/>
            </w:tcBorders>
            <w:vAlign w:val="bottom"/>
          </w:tcPr>
          <w:p w14:paraId="48ACFDC3" w14:textId="77777777" w:rsidR="00AD096C" w:rsidRPr="00FB4117" w:rsidRDefault="00AD096C" w:rsidP="009931C8">
            <w:pPr>
              <w:autoSpaceDE w:val="0"/>
              <w:autoSpaceDN w:val="0"/>
              <w:adjustRightInd w:val="0"/>
              <w:ind w:right="-331"/>
              <w:rPr>
                <w:rFonts w:ascii="Calibri" w:eastAsia="PMingLiU" w:hAnsi="Calibri" w:cs="Calibri"/>
                <w:b/>
                <w:sz w:val="22"/>
                <w:szCs w:val="22"/>
              </w:rPr>
            </w:pPr>
          </w:p>
        </w:tc>
        <w:tc>
          <w:tcPr>
            <w:tcW w:w="1417" w:type="dxa"/>
            <w:vAlign w:val="bottom"/>
          </w:tcPr>
          <w:p w14:paraId="2F8FF084" w14:textId="0C5F8CAC" w:rsidR="00AD096C" w:rsidRPr="00A91590" w:rsidRDefault="00D75163" w:rsidP="00AC105A">
            <w:pPr>
              <w:keepNext/>
              <w:autoSpaceDE w:val="0"/>
              <w:autoSpaceDN w:val="0"/>
              <w:adjustRightInd w:val="0"/>
              <w:ind w:right="90"/>
              <w:jc w:val="center"/>
              <w:outlineLvl w:val="2"/>
              <w:rPr>
                <w:rFonts w:ascii="Calibri" w:eastAsia="DengXian" w:hAnsi="Calibri" w:cs="Calibri"/>
                <w:sz w:val="22"/>
                <w:szCs w:val="22"/>
                <w:lang w:eastAsia="zh-CN"/>
              </w:rPr>
            </w:pPr>
            <w:r w:rsidRPr="00D75163">
              <w:rPr>
                <w:rFonts w:ascii="Calibri" w:eastAsia="DengXian" w:hAnsi="Calibri" w:cs="Calibri" w:hint="eastAsia"/>
                <w:sz w:val="22"/>
                <w:szCs w:val="22"/>
                <w:lang w:eastAsia="zh-CN"/>
              </w:rPr>
              <w:t>Date:</w:t>
            </w:r>
          </w:p>
        </w:tc>
        <w:tc>
          <w:tcPr>
            <w:tcW w:w="3402" w:type="dxa"/>
            <w:tcBorders>
              <w:bottom w:val="single" w:sz="4" w:space="0" w:color="auto"/>
            </w:tcBorders>
            <w:vAlign w:val="bottom"/>
          </w:tcPr>
          <w:p w14:paraId="400AD29E" w14:textId="77777777" w:rsidR="00AD096C" w:rsidRPr="00A00D0F" w:rsidRDefault="00AD096C" w:rsidP="009931C8">
            <w:pPr>
              <w:keepNext/>
              <w:autoSpaceDE w:val="0"/>
              <w:autoSpaceDN w:val="0"/>
              <w:adjustRightInd w:val="0"/>
              <w:ind w:right="-329"/>
              <w:outlineLvl w:val="2"/>
              <w:rPr>
                <w:rFonts w:ascii="Calibri" w:eastAsia="PMingLiU" w:hAnsi="Calibri" w:cs="Calibri"/>
                <w:b/>
                <w:bCs/>
                <w:sz w:val="22"/>
                <w:szCs w:val="22"/>
              </w:rPr>
            </w:pPr>
          </w:p>
        </w:tc>
      </w:tr>
    </w:tbl>
    <w:p w14:paraId="4A541A42" w14:textId="77777777" w:rsidR="002F4CEF" w:rsidRPr="00AC105A" w:rsidRDefault="002F4CEF" w:rsidP="00AC105A">
      <w:pPr>
        <w:keepNext/>
        <w:autoSpaceDE w:val="0"/>
        <w:autoSpaceDN w:val="0"/>
        <w:adjustRightInd w:val="0"/>
        <w:ind w:right="-329"/>
        <w:outlineLvl w:val="2"/>
        <w:rPr>
          <w:rFonts w:ascii="Calibri" w:eastAsia="DengXian" w:hAnsi="Calibri" w:cs="Calibri"/>
          <w:b/>
          <w:sz w:val="28"/>
          <w:szCs w:val="28"/>
          <w:lang w:eastAsia="zh-CN"/>
        </w:rPr>
      </w:pPr>
    </w:p>
    <w:sectPr w:rsidR="002F4CEF" w:rsidRPr="00AC105A" w:rsidSect="001C5A66">
      <w:footerReference w:type="default" r:id="rId21"/>
      <w:pgSz w:w="12240" w:h="15840"/>
      <w:pgMar w:top="1152" w:right="1080" w:bottom="1152"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 YIK" w:date="2025-11-19T11:44:00Z" w:initials="SY">
    <w:p w14:paraId="2440E576" w14:textId="77777777" w:rsidR="00A854DB" w:rsidRDefault="00A854DB" w:rsidP="00A854DB">
      <w:pPr>
        <w:pStyle w:val="ae"/>
      </w:pPr>
      <w:r>
        <w:rPr>
          <w:rStyle w:val="ad"/>
        </w:rPr>
        <w:annotationRef/>
      </w:r>
      <w:r>
        <w:rPr>
          <w:color w:val="242424"/>
          <w:highlight w:val="white"/>
        </w:rPr>
        <w:t xml:space="preserve">Please provide a screen capture of the HKUST </w:t>
      </w:r>
      <w:hyperlink r:id="rId1" w:history="1">
        <w:r w:rsidRPr="00220F4A">
          <w:rPr>
            <w:rStyle w:val="a3"/>
          </w:rPr>
          <w:t>Research Project Information System</w:t>
        </w:r>
      </w:hyperlink>
      <w:r>
        <w:rPr>
          <w:color w:val="242424"/>
          <w:highlight w:val="white"/>
        </w:rPr>
        <w:t xml:space="preserve"> (RPIS) record to show that you are not currently holding three or more ongoing GDST projects. For the user guide, please refer to this </w:t>
      </w:r>
      <w:hyperlink r:id="rId2" w:history="1">
        <w:r w:rsidRPr="00220F4A">
          <w:rPr>
            <w:rStyle w:val="a3"/>
          </w:rPr>
          <w:t>website</w:t>
        </w:r>
      </w:hyperlink>
      <w:r>
        <w:rPr>
          <w:color w:val="242424"/>
          <w:highlight w:val="white"/>
        </w:rPr>
        <w:t xml:space="preserve">. </w:t>
      </w:r>
    </w:p>
  </w:comment>
  <w:comment w:id="2" w:author="Sam YIK" w:date="2025-11-20T15:59:00Z" w:initials="SY">
    <w:p w14:paraId="35077201" w14:textId="179D2811" w:rsidR="00A710F6" w:rsidRDefault="00A710F6">
      <w:pPr>
        <w:pStyle w:val="ae"/>
      </w:pPr>
      <w:r>
        <w:rPr>
          <w:rStyle w:val="ad"/>
        </w:rPr>
        <w:annotationRef/>
      </w:r>
      <w:r w:rsidRPr="5A80F91F">
        <w:t>Please provide mobile number.</w:t>
      </w:r>
    </w:p>
  </w:comment>
  <w:comment w:id="4" w:author="Sam YIK" w:date="2025-11-19T12:05:00Z" w:initials="SY">
    <w:p w14:paraId="6688FCE0" w14:textId="77777777" w:rsidR="008706FE" w:rsidRDefault="008706FE" w:rsidP="008706FE">
      <w:pPr>
        <w:pStyle w:val="ae"/>
        <w:rPr>
          <w:lang w:eastAsia="zh-CN"/>
        </w:rPr>
      </w:pPr>
      <w:r>
        <w:rPr>
          <w:rStyle w:val="ad"/>
        </w:rPr>
        <w:annotationRef/>
      </w:r>
      <w:r>
        <w:t>We have received the team member CVs, and they are listed in the ORPA Form. Please fill in here.</w:t>
      </w:r>
    </w:p>
  </w:comment>
  <w:comment w:id="5" w:author="叶鸿 徐" w:date="2025-11-22T13:17:00Z" w:initials="叶徐">
    <w:p w14:paraId="6A5348D5" w14:textId="77777777" w:rsidR="00155360" w:rsidRDefault="007E599B" w:rsidP="00155360">
      <w:r>
        <w:rPr>
          <w:rStyle w:val="ad"/>
        </w:rPr>
        <w:annotationRef/>
      </w:r>
      <w:r w:rsidR="00155360">
        <w:rPr>
          <w:sz w:val="20"/>
          <w:szCs w:val="20"/>
        </w:rPr>
        <w:t>Both Jiawei and Yehong are students, they are just students, not staff (PI), so I don’t know if they need to be listed here</w:t>
      </w:r>
    </w:p>
  </w:comment>
  <w:comment w:id="17" w:author="Sam YIK" w:date="2025-11-19T12:11:00Z" w:initials="SY">
    <w:p w14:paraId="545695C5" w14:textId="2D652C93" w:rsidR="00BE5085" w:rsidRDefault="00BE5085" w:rsidP="00BE5085">
      <w:pPr>
        <w:pStyle w:val="ae"/>
        <w:rPr>
          <w:lang w:eastAsia="zh-CN"/>
        </w:rPr>
      </w:pPr>
      <w:r>
        <w:rPr>
          <w:rStyle w:val="ad"/>
        </w:rPr>
        <w:annotationRef/>
      </w:r>
      <w:r>
        <w:t>It is suggested to provide details on the types of speakers to be invited.</w:t>
      </w:r>
    </w:p>
  </w:comment>
  <w:comment w:id="21" w:author="Sam YIK" w:date="2025-11-19T12:11:00Z" w:initials="SY">
    <w:p w14:paraId="5B87F8C6" w14:textId="77777777" w:rsidR="00AE101D" w:rsidRDefault="00AE101D" w:rsidP="00AE101D">
      <w:pPr>
        <w:pStyle w:val="ae"/>
      </w:pPr>
      <w:r>
        <w:rPr>
          <w:rStyle w:val="ad"/>
        </w:rPr>
        <w:annotationRef/>
      </w:r>
      <w:r>
        <w:t>Will both HKUST and HKUST (GZ) faculties be invited?</w:t>
      </w:r>
    </w:p>
  </w:comment>
  <w:comment w:id="22" w:author="叶鸿 徐" w:date="2025-11-22T13:18:00Z" w:initials="叶徐">
    <w:p w14:paraId="05A146F6" w14:textId="77777777" w:rsidR="007E599B" w:rsidRDefault="007E599B" w:rsidP="007E599B">
      <w:r>
        <w:rPr>
          <w:rStyle w:val="ad"/>
        </w:rPr>
        <w:annotationRef/>
      </w:r>
      <w:r>
        <w:rPr>
          <w:color w:val="000000"/>
          <w:sz w:val="20"/>
          <w:szCs w:val="20"/>
        </w:rPr>
        <w:t>Yes</w:t>
      </w:r>
    </w:p>
  </w:comment>
  <w:comment w:id="23" w:author="罗婕楠 Jienan LUO" w:date="2025-11-21T17:43:00Z" w:initials="罗L">
    <w:p w14:paraId="776C2E5B" w14:textId="5AD8E81E" w:rsidR="004D2C4C" w:rsidRDefault="004D2C4C">
      <w:r>
        <w:annotationRef/>
      </w:r>
      <w:r w:rsidRPr="560148AA">
        <w:t>ditto.</w:t>
      </w:r>
    </w:p>
  </w:comment>
  <w:comment w:id="26" w:author="罗婕楠 Jienan LUO" w:date="2025-11-21T17:44:00Z" w:initials="罗L">
    <w:p w14:paraId="20DCB9FD" w14:textId="08BB904B" w:rsidR="004D2C4C" w:rsidRDefault="004D2C4C">
      <w:r>
        <w:annotationRef/>
      </w:r>
      <w:r w:rsidRPr="671AFB0D">
        <w:t>The average amount of grants sponsored by the NSFC General Program is about RMB 500k. Please delete this scheme or provide an alternative.</w:t>
      </w:r>
    </w:p>
  </w:comment>
  <w:comment w:id="31" w:author="Sam YIK" w:date="2025-11-19T12:13:00Z" w:initials="SY">
    <w:p w14:paraId="381045B3" w14:textId="77777777" w:rsidR="00E2316C" w:rsidRDefault="00E2316C" w:rsidP="00E2316C">
      <w:pPr>
        <w:pStyle w:val="ae"/>
      </w:pPr>
      <w:r>
        <w:rPr>
          <w:rStyle w:val="ad"/>
        </w:rPr>
        <w:annotationRef/>
      </w:r>
      <w:r>
        <w:t xml:space="preserve">Please noted that from the funding program guidelines, </w:t>
      </w:r>
      <w:r>
        <w:rPr>
          <w:color w:val="333333"/>
          <w:highlight w:val="white"/>
        </w:rPr>
        <w:t>NSFC grants, MOST grants, and GDST grants with a proposed budget of no less than RMB 1 million.</w:t>
      </w:r>
      <w:r>
        <w:t xml:space="preserve"> </w:t>
      </w:r>
    </w:p>
  </w:comment>
  <w:comment w:id="37" w:author="Sam YIK" w:date="2025-11-25T09:54:00Z" w:initials="SY">
    <w:p w14:paraId="1866B548" w14:textId="77777777" w:rsidR="007947E5" w:rsidRDefault="00F02ABB" w:rsidP="007947E5">
      <w:pPr>
        <w:pStyle w:val="ae"/>
      </w:pPr>
      <w:r>
        <w:rPr>
          <w:rStyle w:val="ad"/>
        </w:rPr>
        <w:annotationRef/>
      </w:r>
      <w:r w:rsidR="007947E5">
        <w:t>Kindly note, referring to the funding program guidelines, HK Gov grant, the proposed budget of no less than HKD3M.</w:t>
      </w:r>
    </w:p>
    <w:p w14:paraId="374537AA" w14:textId="77777777" w:rsidR="007947E5" w:rsidRDefault="007947E5" w:rsidP="007947E5">
      <w:pPr>
        <w:pStyle w:val="ae"/>
      </w:pPr>
    </w:p>
    <w:p w14:paraId="75754A8C" w14:textId="77777777" w:rsidR="007947E5" w:rsidRDefault="007947E5" w:rsidP="007947E5">
      <w:pPr>
        <w:pStyle w:val="ae"/>
      </w:pPr>
      <w:r>
        <w:t>Usually CRF’s project funding:-</w:t>
      </w:r>
      <w:r>
        <w:br/>
        <w:t>Project Funding</w:t>
      </w:r>
    </w:p>
    <w:p w14:paraId="2FB9DC3D" w14:textId="77777777" w:rsidR="007947E5" w:rsidRDefault="007947E5" w:rsidP="007947E5">
      <w:pPr>
        <w:pStyle w:val="ae"/>
      </w:pPr>
      <w:r>
        <w:t>$2 million to $10 million for CRPG and CREG;</w:t>
      </w:r>
    </w:p>
    <w:p w14:paraId="21A977DF" w14:textId="77777777" w:rsidR="007947E5" w:rsidRDefault="007947E5" w:rsidP="007947E5">
      <w:pPr>
        <w:pStyle w:val="ae"/>
      </w:pPr>
      <w:r>
        <w:t>$2 million to $5 million for YCRG</w:t>
      </w:r>
      <w:r>
        <w:br/>
        <w:t xml:space="preserve">(FYI, RO’s website </w:t>
      </w:r>
      <w:hyperlink r:id="rId3" w:history="1">
        <w:r w:rsidRPr="00CA6176">
          <w:rPr>
            <w:rStyle w:val="a3"/>
          </w:rPr>
          <w:t>Collaborative Research Fund (CRF) 2025/26 (Full Proposals) | RO Website</w:t>
        </w:r>
      </w:hyperlink>
      <w:r>
        <w:t>)</w:t>
      </w:r>
    </w:p>
  </w:comment>
  <w:comment w:id="39" w:author="罗婕楠 Jienan LUO" w:date="2025-11-21T17:44:00Z" w:initials="罗L">
    <w:p w14:paraId="0BD008F8" w14:textId="08E161A5" w:rsidR="004D2C4C" w:rsidRDefault="004D2C4C">
      <w:r>
        <w:annotationRef/>
      </w:r>
      <w:r w:rsidRPr="3CBA1884">
        <w:t>The joint proposal should be submitted to an external grant in Hong Kong with a proposed budget of no less than HKD 3M; and/or an external grant in Chinese Mainland with a proposed budget of no less than RMB 1M.</w:t>
      </w:r>
    </w:p>
  </w:comment>
  <w:comment w:id="51" w:author="Sam YIK" w:date="2025-11-19T12:14:00Z" w:initials="SY">
    <w:p w14:paraId="5DD0B00D" w14:textId="77777777" w:rsidR="0047451E" w:rsidRDefault="0047451E" w:rsidP="0047451E">
      <w:pPr>
        <w:pStyle w:val="ae"/>
      </w:pPr>
      <w:r>
        <w:rPr>
          <w:rStyle w:val="ad"/>
        </w:rPr>
        <w:annotationRef/>
      </w:r>
      <w:r>
        <w:rPr>
          <w:color w:val="242424"/>
          <w:highlight w:val="white"/>
        </w:rPr>
        <w:t>Friendly reminder: Please be reminded that the awarded funding cannot be used to match the Postgraduate Studentships.</w:t>
      </w:r>
      <w:r>
        <w:t xml:space="preserve"> </w:t>
      </w:r>
    </w:p>
  </w:comment>
  <w:comment w:id="59" w:author="罗婕楠 Jienan LUO" w:date="2025-11-21T17:45:00Z" w:initials="罗L">
    <w:p w14:paraId="5564A836" w14:textId="32502C20" w:rsidR="004D2C4C" w:rsidRDefault="004D2C4C">
      <w:r>
        <w:annotationRef/>
      </w:r>
      <w:r w:rsidRPr="154B68DC">
        <w:t>Should be item no.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440E576" w15:done="1"/>
  <w15:commentEx w15:paraId="35077201" w15:done="1"/>
  <w15:commentEx w15:paraId="6688FCE0" w15:done="1"/>
  <w15:commentEx w15:paraId="6A5348D5" w15:paraIdParent="6688FCE0" w15:done="1"/>
  <w15:commentEx w15:paraId="545695C5" w15:done="1"/>
  <w15:commentEx w15:paraId="5B87F8C6" w15:done="1"/>
  <w15:commentEx w15:paraId="05A146F6" w15:paraIdParent="5B87F8C6" w15:done="1"/>
  <w15:commentEx w15:paraId="776C2E5B" w15:done="1"/>
  <w15:commentEx w15:paraId="20DCB9FD" w15:done="1"/>
  <w15:commentEx w15:paraId="381045B3" w15:done="1"/>
  <w15:commentEx w15:paraId="21A977DF" w15:done="0"/>
  <w15:commentEx w15:paraId="0BD008F8" w15:done="1"/>
  <w15:commentEx w15:paraId="5DD0B00D" w15:done="1"/>
  <w15:commentEx w15:paraId="5564A8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4B4FFA4" w16cex:dateUtc="2025-11-19T03:44:00Z"/>
  <w16cex:commentExtensible w16cex:durableId="6030459F" w16cex:dateUtc="2025-11-20T07:59:00Z"/>
  <w16cex:commentExtensible w16cex:durableId="448DE223" w16cex:dateUtc="2025-11-19T04:05:00Z"/>
  <w16cex:commentExtensible w16cex:durableId="31E396FC" w16cex:dateUtc="2025-11-22T05:17:00Z"/>
  <w16cex:commentExtensible w16cex:durableId="0BD01CC4" w16cex:dateUtc="2025-11-19T04:11:00Z"/>
  <w16cex:commentExtensible w16cex:durableId="19BE153C" w16cex:dateUtc="2025-11-19T04:11:00Z"/>
  <w16cex:commentExtensible w16cex:durableId="3C11AFA7" w16cex:dateUtc="2025-11-22T05:18:00Z"/>
  <w16cex:commentExtensible w16cex:durableId="74764CFC" w16cex:dateUtc="2025-11-21T09:43:00Z"/>
  <w16cex:commentExtensible w16cex:durableId="415F557B" w16cex:dateUtc="2025-11-21T09:44:00Z"/>
  <w16cex:commentExtensible w16cex:durableId="28EA9BDE" w16cex:dateUtc="2025-11-19T04:13:00Z"/>
  <w16cex:commentExtensible w16cex:durableId="58AE0B57" w16cex:dateUtc="2025-11-25T01:54:00Z"/>
  <w16cex:commentExtensible w16cex:durableId="7577A537" w16cex:dateUtc="2025-11-21T09:44:00Z"/>
  <w16cex:commentExtensible w16cex:durableId="00FB2617" w16cex:dateUtc="2025-11-19T04:14:00Z"/>
  <w16cex:commentExtensible w16cex:durableId="2DCC4DDC" w16cex:dateUtc="2025-11-21T0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40E576" w16cid:durableId="64B4FFA4"/>
  <w16cid:commentId w16cid:paraId="35077201" w16cid:durableId="6030459F"/>
  <w16cid:commentId w16cid:paraId="6688FCE0" w16cid:durableId="448DE223"/>
  <w16cid:commentId w16cid:paraId="6A5348D5" w16cid:durableId="31E396FC"/>
  <w16cid:commentId w16cid:paraId="545695C5" w16cid:durableId="0BD01CC4"/>
  <w16cid:commentId w16cid:paraId="5B87F8C6" w16cid:durableId="19BE153C"/>
  <w16cid:commentId w16cid:paraId="05A146F6" w16cid:durableId="3C11AFA7"/>
  <w16cid:commentId w16cid:paraId="776C2E5B" w16cid:durableId="74764CFC"/>
  <w16cid:commentId w16cid:paraId="20DCB9FD" w16cid:durableId="415F557B"/>
  <w16cid:commentId w16cid:paraId="381045B3" w16cid:durableId="28EA9BDE"/>
  <w16cid:commentId w16cid:paraId="21A977DF" w16cid:durableId="58AE0B57"/>
  <w16cid:commentId w16cid:paraId="0BD008F8" w16cid:durableId="7577A537"/>
  <w16cid:commentId w16cid:paraId="5DD0B00D" w16cid:durableId="00FB2617"/>
  <w16cid:commentId w16cid:paraId="5564A836" w16cid:durableId="2DCC4D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4B892" w14:textId="77777777" w:rsidR="003D3F77" w:rsidRDefault="003D3F77">
      <w:r>
        <w:separator/>
      </w:r>
    </w:p>
  </w:endnote>
  <w:endnote w:type="continuationSeparator" w:id="0">
    <w:p w14:paraId="3F1E6DFF" w14:textId="77777777" w:rsidR="003D3F77" w:rsidRDefault="003D3F77">
      <w:r>
        <w:continuationSeparator/>
      </w:r>
    </w:p>
  </w:endnote>
  <w:endnote w:type="continuationNotice" w:id="1">
    <w:p w14:paraId="6765F624" w14:textId="77777777" w:rsidR="003D3F77" w:rsidRDefault="003D3F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00" w:usb2="00000000" w:usb3="00000000" w:csb0="0000009F" w:csb1="00000000"/>
  </w:font>
  <w:font w:name="Wingdings 2">
    <w:panose1 w:val="05020102010507070707"/>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inorHAnsi" w:hAnsiTheme="minorHAnsi" w:cstheme="minorBidi"/>
        <w:sz w:val="20"/>
        <w:szCs w:val="20"/>
      </w:rPr>
      <w:id w:val="-1859194651"/>
      <w:docPartObj>
        <w:docPartGallery w:val="Page Numbers (Bottom of Page)"/>
        <w:docPartUnique/>
      </w:docPartObj>
    </w:sdtPr>
    <w:sdtContent>
      <w:p w14:paraId="42266F28" w14:textId="1200ED2D" w:rsidR="00922BEC" w:rsidRPr="00922BEC" w:rsidRDefault="00922BEC">
        <w:pPr>
          <w:pStyle w:val="a6"/>
          <w:jc w:val="center"/>
          <w:rPr>
            <w:rFonts w:asciiTheme="minorHAnsi" w:hAnsiTheme="minorHAnsi" w:cstheme="minorHAnsi"/>
            <w:sz w:val="20"/>
            <w:szCs w:val="20"/>
          </w:rPr>
        </w:pPr>
        <w:r w:rsidRPr="00922BEC">
          <w:rPr>
            <w:rFonts w:asciiTheme="minorHAnsi" w:hAnsiTheme="minorHAnsi" w:cstheme="minorHAnsi"/>
            <w:sz w:val="20"/>
            <w:szCs w:val="20"/>
          </w:rPr>
          <w:fldChar w:fldCharType="begin"/>
        </w:r>
        <w:r w:rsidRPr="00922BEC">
          <w:rPr>
            <w:rFonts w:asciiTheme="minorHAnsi" w:hAnsiTheme="minorHAnsi" w:cstheme="minorHAnsi"/>
            <w:sz w:val="20"/>
            <w:szCs w:val="20"/>
          </w:rPr>
          <w:instrText xml:space="preserve"> PAGE   \* MERGEFORMAT </w:instrText>
        </w:r>
        <w:r w:rsidRPr="00922BEC">
          <w:rPr>
            <w:rFonts w:asciiTheme="minorHAnsi" w:hAnsiTheme="minorHAnsi" w:cstheme="minorHAnsi"/>
            <w:sz w:val="20"/>
            <w:szCs w:val="20"/>
          </w:rPr>
          <w:fldChar w:fldCharType="separate"/>
        </w:r>
        <w:r w:rsidRPr="00922BEC">
          <w:rPr>
            <w:rFonts w:asciiTheme="minorHAnsi" w:hAnsiTheme="minorHAnsi" w:cstheme="minorHAnsi"/>
            <w:noProof/>
            <w:sz w:val="20"/>
            <w:szCs w:val="20"/>
          </w:rPr>
          <w:t>2</w:t>
        </w:r>
        <w:r w:rsidRPr="00922BEC">
          <w:rPr>
            <w:rFonts w:asciiTheme="minorHAnsi" w:hAnsiTheme="minorHAnsi" w:cstheme="minorHAnsi"/>
            <w:noProof/>
            <w:sz w:val="20"/>
            <w:szCs w:val="20"/>
          </w:rPr>
          <w:fldChar w:fldCharType="end"/>
        </w:r>
      </w:p>
    </w:sdtContent>
  </w:sdt>
  <w:p w14:paraId="4E29ADD7" w14:textId="77777777" w:rsidR="008455C4" w:rsidRDefault="008455C4" w:rsidP="006A6A0A">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29CB9" w14:textId="77777777" w:rsidR="003D3F77" w:rsidRDefault="003D3F77">
      <w:r>
        <w:separator/>
      </w:r>
    </w:p>
  </w:footnote>
  <w:footnote w:type="continuationSeparator" w:id="0">
    <w:p w14:paraId="4099162F" w14:textId="77777777" w:rsidR="003D3F77" w:rsidRDefault="003D3F77">
      <w:r>
        <w:continuationSeparator/>
      </w:r>
    </w:p>
  </w:footnote>
  <w:footnote w:type="continuationNotice" w:id="1">
    <w:p w14:paraId="0D7E1380" w14:textId="77777777" w:rsidR="003D3F77" w:rsidRDefault="003D3F77"/>
  </w:footnote>
  <w:footnote w:id="2">
    <w:p w14:paraId="0B066A30" w14:textId="2B58687F" w:rsidR="002C55A4" w:rsidRPr="00FA1EDE" w:rsidRDefault="002C55A4" w:rsidP="002C55A4">
      <w:pPr>
        <w:pStyle w:val="af5"/>
        <w:rPr>
          <w:rFonts w:asciiTheme="majorHAnsi" w:eastAsiaTheme="minorEastAsia" w:hAnsiTheme="majorHAnsi" w:cstheme="majorHAnsi"/>
        </w:rPr>
      </w:pPr>
      <w:r>
        <w:rPr>
          <w:rStyle w:val="af7"/>
        </w:rPr>
        <w:footnoteRef/>
      </w:r>
      <w:r>
        <w:t xml:space="preserve"> </w:t>
      </w:r>
      <w:r w:rsidRPr="00FA1EDE">
        <w:rPr>
          <w:rFonts w:asciiTheme="majorHAnsi" w:hAnsiTheme="majorHAnsi" w:cstheme="majorHAnsi"/>
        </w:rPr>
        <w:t xml:space="preserve">Multiple submissions are expected should the first </w:t>
      </w:r>
      <w:r w:rsidR="000B1271">
        <w:rPr>
          <w:rFonts w:asciiTheme="majorHAnsi" w:hAnsiTheme="majorHAnsi" w:cstheme="majorHAnsi"/>
        </w:rPr>
        <w:t>attempts</w:t>
      </w:r>
      <w:r w:rsidRPr="00FA1EDE">
        <w:rPr>
          <w:rFonts w:asciiTheme="majorHAnsi" w:hAnsiTheme="majorHAnsi" w:cstheme="majorHAnsi"/>
        </w:rPr>
        <w:t xml:space="preserve"> fail.</w:t>
      </w:r>
    </w:p>
    <w:p w14:paraId="102462F2" w14:textId="77777777" w:rsidR="002C55A4" w:rsidRDefault="002C55A4" w:rsidP="002C55A4">
      <w:pPr>
        <w:pStyle w:val="af5"/>
      </w:pPr>
    </w:p>
  </w:footnote>
  <w:footnote w:id="3">
    <w:p w14:paraId="1FE74539" w14:textId="45EED913" w:rsidR="005A1509" w:rsidRPr="00FA1EDE" w:rsidRDefault="005A1509" w:rsidP="005A1509">
      <w:pPr>
        <w:pStyle w:val="af5"/>
        <w:rPr>
          <w:rFonts w:asciiTheme="majorHAnsi" w:eastAsiaTheme="minorEastAsia" w:hAnsiTheme="majorHAnsi" w:cstheme="majorHAnsi"/>
        </w:rPr>
      </w:pPr>
      <w:r>
        <w:rPr>
          <w:rStyle w:val="af7"/>
        </w:rPr>
        <w:footnoteRef/>
      </w:r>
      <w:r>
        <w:t xml:space="preserve"> </w:t>
      </w:r>
      <w:r w:rsidRPr="00FA1EDE">
        <w:rPr>
          <w:rFonts w:asciiTheme="majorHAnsi" w:hAnsiTheme="majorHAnsi" w:cstheme="majorHAnsi"/>
        </w:rPr>
        <w:t xml:space="preserve">Multiple submissions are expected should the first </w:t>
      </w:r>
      <w:r w:rsidR="003F5515">
        <w:rPr>
          <w:rFonts w:asciiTheme="majorHAnsi" w:hAnsiTheme="majorHAnsi" w:cstheme="majorHAnsi"/>
        </w:rPr>
        <w:t>attempt</w:t>
      </w:r>
      <w:r w:rsidRPr="00FA1EDE">
        <w:rPr>
          <w:rFonts w:asciiTheme="majorHAnsi" w:hAnsiTheme="majorHAnsi" w:cstheme="majorHAnsi"/>
        </w:rPr>
        <w:t xml:space="preserve"> fail.</w:t>
      </w:r>
    </w:p>
    <w:p w14:paraId="7D1793D1" w14:textId="065758ED" w:rsidR="005A1509" w:rsidRDefault="005A1509">
      <w:pPr>
        <w:pStyle w:val="af5"/>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645B"/>
    <w:multiLevelType w:val="hybridMultilevel"/>
    <w:tmpl w:val="C18A7D72"/>
    <w:lvl w:ilvl="0" w:tplc="FFFFFFFF">
      <w:start w:val="1"/>
      <w:numFmt w:val="decimal"/>
      <w:lvlText w:val="%1"/>
      <w:lvlJc w:val="left"/>
      <w:pPr>
        <w:ind w:left="1048" w:hanging="570"/>
      </w:pPr>
      <w:rPr>
        <w:rFonts w:hint="default"/>
      </w:rPr>
    </w:lvl>
    <w:lvl w:ilvl="1" w:tplc="FFFFFFFF" w:tentative="1">
      <w:start w:val="1"/>
      <w:numFmt w:val="lowerLetter"/>
      <w:lvlText w:val="%2)"/>
      <w:lvlJc w:val="left"/>
      <w:pPr>
        <w:ind w:left="1318" w:hanging="420"/>
      </w:pPr>
    </w:lvl>
    <w:lvl w:ilvl="2" w:tplc="FFFFFFFF" w:tentative="1">
      <w:start w:val="1"/>
      <w:numFmt w:val="lowerRoman"/>
      <w:lvlText w:val="%3."/>
      <w:lvlJc w:val="right"/>
      <w:pPr>
        <w:ind w:left="1738" w:hanging="420"/>
      </w:pPr>
    </w:lvl>
    <w:lvl w:ilvl="3" w:tplc="FFFFFFFF" w:tentative="1">
      <w:start w:val="1"/>
      <w:numFmt w:val="decimal"/>
      <w:lvlText w:val="%4."/>
      <w:lvlJc w:val="left"/>
      <w:pPr>
        <w:ind w:left="2158" w:hanging="420"/>
      </w:pPr>
    </w:lvl>
    <w:lvl w:ilvl="4" w:tplc="FFFFFFFF" w:tentative="1">
      <w:start w:val="1"/>
      <w:numFmt w:val="lowerLetter"/>
      <w:lvlText w:val="%5)"/>
      <w:lvlJc w:val="left"/>
      <w:pPr>
        <w:ind w:left="2578" w:hanging="420"/>
      </w:pPr>
    </w:lvl>
    <w:lvl w:ilvl="5" w:tplc="FFFFFFFF" w:tentative="1">
      <w:start w:val="1"/>
      <w:numFmt w:val="lowerRoman"/>
      <w:lvlText w:val="%6."/>
      <w:lvlJc w:val="right"/>
      <w:pPr>
        <w:ind w:left="2998" w:hanging="420"/>
      </w:pPr>
    </w:lvl>
    <w:lvl w:ilvl="6" w:tplc="FFFFFFFF" w:tentative="1">
      <w:start w:val="1"/>
      <w:numFmt w:val="decimal"/>
      <w:lvlText w:val="%7."/>
      <w:lvlJc w:val="left"/>
      <w:pPr>
        <w:ind w:left="3418" w:hanging="420"/>
      </w:pPr>
    </w:lvl>
    <w:lvl w:ilvl="7" w:tplc="FFFFFFFF" w:tentative="1">
      <w:start w:val="1"/>
      <w:numFmt w:val="lowerLetter"/>
      <w:lvlText w:val="%8)"/>
      <w:lvlJc w:val="left"/>
      <w:pPr>
        <w:ind w:left="3838" w:hanging="420"/>
      </w:pPr>
    </w:lvl>
    <w:lvl w:ilvl="8" w:tplc="FFFFFFFF" w:tentative="1">
      <w:start w:val="1"/>
      <w:numFmt w:val="lowerRoman"/>
      <w:lvlText w:val="%9."/>
      <w:lvlJc w:val="right"/>
      <w:pPr>
        <w:ind w:left="4258" w:hanging="420"/>
      </w:pPr>
    </w:lvl>
  </w:abstractNum>
  <w:abstractNum w:abstractNumId="1" w15:restartNumberingAfterBreak="0">
    <w:nsid w:val="026E6AD1"/>
    <w:multiLevelType w:val="hybridMultilevel"/>
    <w:tmpl w:val="E7B8336C"/>
    <w:lvl w:ilvl="0" w:tplc="ABC06F90">
      <w:start w:val="1"/>
      <w:numFmt w:val="decimal"/>
      <w:lvlText w:val="%1."/>
      <w:lvlJc w:val="left"/>
      <w:pPr>
        <w:ind w:left="360" w:hanging="360"/>
      </w:pPr>
      <w:rPr>
        <w:rFonts w:hint="default"/>
        <w:b/>
        <w:bCs/>
      </w:rPr>
    </w:lvl>
    <w:lvl w:ilvl="1" w:tplc="298C2C9E">
      <w:start w:val="1"/>
      <w:numFmt w:val="decimal"/>
      <w:lvlText w:val="%2)"/>
      <w:lvlJc w:val="left"/>
      <w:pPr>
        <w:ind w:left="644"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393326"/>
    <w:multiLevelType w:val="multilevel"/>
    <w:tmpl w:val="E46E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12C7"/>
    <w:multiLevelType w:val="hybridMultilevel"/>
    <w:tmpl w:val="FC96B826"/>
    <w:lvl w:ilvl="0" w:tplc="A0208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33B18"/>
    <w:multiLevelType w:val="multilevel"/>
    <w:tmpl w:val="74706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1718"/>
    <w:multiLevelType w:val="hybridMultilevel"/>
    <w:tmpl w:val="FC96B8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7131E5"/>
    <w:multiLevelType w:val="multilevel"/>
    <w:tmpl w:val="BD9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92E18"/>
    <w:multiLevelType w:val="multilevel"/>
    <w:tmpl w:val="2DE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D2140"/>
    <w:multiLevelType w:val="multilevel"/>
    <w:tmpl w:val="B634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87A8C"/>
    <w:multiLevelType w:val="hybridMultilevel"/>
    <w:tmpl w:val="C18A7D72"/>
    <w:lvl w:ilvl="0" w:tplc="FFFFFFFF">
      <w:start w:val="1"/>
      <w:numFmt w:val="decimal"/>
      <w:lvlText w:val="%1"/>
      <w:lvlJc w:val="left"/>
      <w:pPr>
        <w:ind w:left="1048" w:hanging="570"/>
      </w:pPr>
      <w:rPr>
        <w:rFonts w:hint="default"/>
      </w:rPr>
    </w:lvl>
    <w:lvl w:ilvl="1" w:tplc="FFFFFFFF" w:tentative="1">
      <w:start w:val="1"/>
      <w:numFmt w:val="lowerLetter"/>
      <w:lvlText w:val="%2)"/>
      <w:lvlJc w:val="left"/>
      <w:pPr>
        <w:ind w:left="1318" w:hanging="420"/>
      </w:pPr>
    </w:lvl>
    <w:lvl w:ilvl="2" w:tplc="FFFFFFFF" w:tentative="1">
      <w:start w:val="1"/>
      <w:numFmt w:val="lowerRoman"/>
      <w:lvlText w:val="%3."/>
      <w:lvlJc w:val="right"/>
      <w:pPr>
        <w:ind w:left="1738" w:hanging="420"/>
      </w:pPr>
    </w:lvl>
    <w:lvl w:ilvl="3" w:tplc="FFFFFFFF" w:tentative="1">
      <w:start w:val="1"/>
      <w:numFmt w:val="decimal"/>
      <w:lvlText w:val="%4."/>
      <w:lvlJc w:val="left"/>
      <w:pPr>
        <w:ind w:left="2158" w:hanging="420"/>
      </w:pPr>
    </w:lvl>
    <w:lvl w:ilvl="4" w:tplc="FFFFFFFF" w:tentative="1">
      <w:start w:val="1"/>
      <w:numFmt w:val="lowerLetter"/>
      <w:lvlText w:val="%5)"/>
      <w:lvlJc w:val="left"/>
      <w:pPr>
        <w:ind w:left="2578" w:hanging="420"/>
      </w:pPr>
    </w:lvl>
    <w:lvl w:ilvl="5" w:tplc="FFFFFFFF" w:tentative="1">
      <w:start w:val="1"/>
      <w:numFmt w:val="lowerRoman"/>
      <w:lvlText w:val="%6."/>
      <w:lvlJc w:val="right"/>
      <w:pPr>
        <w:ind w:left="2998" w:hanging="420"/>
      </w:pPr>
    </w:lvl>
    <w:lvl w:ilvl="6" w:tplc="FFFFFFFF" w:tentative="1">
      <w:start w:val="1"/>
      <w:numFmt w:val="decimal"/>
      <w:lvlText w:val="%7."/>
      <w:lvlJc w:val="left"/>
      <w:pPr>
        <w:ind w:left="3418" w:hanging="420"/>
      </w:pPr>
    </w:lvl>
    <w:lvl w:ilvl="7" w:tplc="FFFFFFFF" w:tentative="1">
      <w:start w:val="1"/>
      <w:numFmt w:val="lowerLetter"/>
      <w:lvlText w:val="%8)"/>
      <w:lvlJc w:val="left"/>
      <w:pPr>
        <w:ind w:left="3838" w:hanging="420"/>
      </w:pPr>
    </w:lvl>
    <w:lvl w:ilvl="8" w:tplc="FFFFFFFF" w:tentative="1">
      <w:start w:val="1"/>
      <w:numFmt w:val="lowerRoman"/>
      <w:lvlText w:val="%9."/>
      <w:lvlJc w:val="right"/>
      <w:pPr>
        <w:ind w:left="4258" w:hanging="420"/>
      </w:pPr>
    </w:lvl>
  </w:abstractNum>
  <w:abstractNum w:abstractNumId="10" w15:restartNumberingAfterBreak="0">
    <w:nsid w:val="2E6F1A57"/>
    <w:multiLevelType w:val="hybridMultilevel"/>
    <w:tmpl w:val="FC96B8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2943FC"/>
    <w:multiLevelType w:val="multilevel"/>
    <w:tmpl w:val="F93E7A9C"/>
    <w:lvl w:ilvl="0">
      <w:start w:val="1"/>
      <w:numFmt w:val="decimal"/>
      <w:lvlText w:val="%1)"/>
      <w:lvlJc w:val="left"/>
      <w:pPr>
        <w:ind w:left="800" w:hanging="440"/>
      </w:pPr>
      <w:rPr>
        <w:rFonts w:ascii="Calibri" w:eastAsia="宋体" w:hAnsi="Calibri" w:cs="Calibri"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3505E"/>
    <w:multiLevelType w:val="hybridMultilevel"/>
    <w:tmpl w:val="E9FACB9C"/>
    <w:lvl w:ilvl="0" w:tplc="0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4D45876"/>
    <w:multiLevelType w:val="multilevel"/>
    <w:tmpl w:val="DF4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16DEA"/>
    <w:multiLevelType w:val="hybridMultilevel"/>
    <w:tmpl w:val="FC96B8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8915748"/>
    <w:multiLevelType w:val="hybridMultilevel"/>
    <w:tmpl w:val="1AE04B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D924A69"/>
    <w:multiLevelType w:val="multilevel"/>
    <w:tmpl w:val="A9D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B5D39"/>
    <w:multiLevelType w:val="multilevel"/>
    <w:tmpl w:val="265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D511E"/>
    <w:multiLevelType w:val="multilevel"/>
    <w:tmpl w:val="EB64D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63F84"/>
    <w:multiLevelType w:val="multilevel"/>
    <w:tmpl w:val="F93E7A9C"/>
    <w:styleLink w:val="2"/>
    <w:lvl w:ilvl="0">
      <w:start w:val="1"/>
      <w:numFmt w:val="decimal"/>
      <w:lvlText w:val="%1)"/>
      <w:lvlJc w:val="left"/>
      <w:pPr>
        <w:ind w:left="800" w:hanging="440"/>
      </w:pPr>
      <w:rPr>
        <w:rFonts w:ascii="Calibri" w:eastAsia="宋体" w:hAnsi="Calibri" w:cs="Calibri"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3E204DD"/>
    <w:multiLevelType w:val="hybridMultilevel"/>
    <w:tmpl w:val="1AE04B24"/>
    <w:lvl w:ilvl="0" w:tplc="3782D2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9AC2245"/>
    <w:multiLevelType w:val="hybridMultilevel"/>
    <w:tmpl w:val="FC96B8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9E778B1"/>
    <w:multiLevelType w:val="multilevel"/>
    <w:tmpl w:val="C806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17BB7"/>
    <w:multiLevelType w:val="hybridMultilevel"/>
    <w:tmpl w:val="F8B6F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43428"/>
    <w:multiLevelType w:val="multilevel"/>
    <w:tmpl w:val="1AE04B24"/>
    <w:styleLink w:val="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37572AC"/>
    <w:multiLevelType w:val="hybridMultilevel"/>
    <w:tmpl w:val="FC96B8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4207DF"/>
    <w:multiLevelType w:val="hybridMultilevel"/>
    <w:tmpl w:val="6C7C3F7C"/>
    <w:lvl w:ilvl="0" w:tplc="3C090011">
      <w:start w:val="1"/>
      <w:numFmt w:val="decimal"/>
      <w:lvlText w:val="%1)"/>
      <w:lvlJc w:val="left"/>
      <w:pPr>
        <w:ind w:left="709" w:hanging="360"/>
      </w:pPr>
    </w:lvl>
    <w:lvl w:ilvl="1" w:tplc="3C090019" w:tentative="1">
      <w:start w:val="1"/>
      <w:numFmt w:val="lowerLetter"/>
      <w:lvlText w:val="%2."/>
      <w:lvlJc w:val="left"/>
      <w:pPr>
        <w:ind w:left="1429" w:hanging="360"/>
      </w:pPr>
    </w:lvl>
    <w:lvl w:ilvl="2" w:tplc="3C09001B" w:tentative="1">
      <w:start w:val="1"/>
      <w:numFmt w:val="lowerRoman"/>
      <w:lvlText w:val="%3."/>
      <w:lvlJc w:val="right"/>
      <w:pPr>
        <w:ind w:left="2149" w:hanging="180"/>
      </w:pPr>
    </w:lvl>
    <w:lvl w:ilvl="3" w:tplc="3C09000F" w:tentative="1">
      <w:start w:val="1"/>
      <w:numFmt w:val="decimal"/>
      <w:lvlText w:val="%4."/>
      <w:lvlJc w:val="left"/>
      <w:pPr>
        <w:ind w:left="2869" w:hanging="360"/>
      </w:pPr>
    </w:lvl>
    <w:lvl w:ilvl="4" w:tplc="3C090019" w:tentative="1">
      <w:start w:val="1"/>
      <w:numFmt w:val="lowerLetter"/>
      <w:lvlText w:val="%5."/>
      <w:lvlJc w:val="left"/>
      <w:pPr>
        <w:ind w:left="3589" w:hanging="360"/>
      </w:pPr>
    </w:lvl>
    <w:lvl w:ilvl="5" w:tplc="3C09001B" w:tentative="1">
      <w:start w:val="1"/>
      <w:numFmt w:val="lowerRoman"/>
      <w:lvlText w:val="%6."/>
      <w:lvlJc w:val="right"/>
      <w:pPr>
        <w:ind w:left="4309" w:hanging="180"/>
      </w:pPr>
    </w:lvl>
    <w:lvl w:ilvl="6" w:tplc="3C09000F" w:tentative="1">
      <w:start w:val="1"/>
      <w:numFmt w:val="decimal"/>
      <w:lvlText w:val="%7."/>
      <w:lvlJc w:val="left"/>
      <w:pPr>
        <w:ind w:left="5029" w:hanging="360"/>
      </w:pPr>
    </w:lvl>
    <w:lvl w:ilvl="7" w:tplc="3C090019" w:tentative="1">
      <w:start w:val="1"/>
      <w:numFmt w:val="lowerLetter"/>
      <w:lvlText w:val="%8."/>
      <w:lvlJc w:val="left"/>
      <w:pPr>
        <w:ind w:left="5749" w:hanging="360"/>
      </w:pPr>
    </w:lvl>
    <w:lvl w:ilvl="8" w:tplc="3C09001B" w:tentative="1">
      <w:start w:val="1"/>
      <w:numFmt w:val="lowerRoman"/>
      <w:lvlText w:val="%9."/>
      <w:lvlJc w:val="right"/>
      <w:pPr>
        <w:ind w:left="6469" w:hanging="180"/>
      </w:pPr>
    </w:lvl>
  </w:abstractNum>
  <w:abstractNum w:abstractNumId="27" w15:restartNumberingAfterBreak="0">
    <w:nsid w:val="5A5D73D9"/>
    <w:multiLevelType w:val="multilevel"/>
    <w:tmpl w:val="23AE3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327A8"/>
    <w:multiLevelType w:val="multilevel"/>
    <w:tmpl w:val="0D2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87F98"/>
    <w:multiLevelType w:val="multilevel"/>
    <w:tmpl w:val="8DE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00829"/>
    <w:multiLevelType w:val="multilevel"/>
    <w:tmpl w:val="69E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248F8"/>
    <w:multiLevelType w:val="hybridMultilevel"/>
    <w:tmpl w:val="FE4E8752"/>
    <w:lvl w:ilvl="0" w:tplc="08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70BA68F5"/>
    <w:multiLevelType w:val="multilevel"/>
    <w:tmpl w:val="7E76D70E"/>
    <w:lvl w:ilvl="0">
      <w:start w:val="1"/>
      <w:numFmt w:val="bullet"/>
      <w:lvlText w:val=""/>
      <w:lvlJc w:val="left"/>
      <w:pPr>
        <w:ind w:left="800" w:hanging="44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054FE"/>
    <w:multiLevelType w:val="hybridMultilevel"/>
    <w:tmpl w:val="709A3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8F2463"/>
    <w:multiLevelType w:val="multilevel"/>
    <w:tmpl w:val="4ED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97C9F"/>
    <w:multiLevelType w:val="hybridMultilevel"/>
    <w:tmpl w:val="FC32C566"/>
    <w:lvl w:ilvl="0" w:tplc="04090001">
      <w:start w:val="1"/>
      <w:numFmt w:val="bullet"/>
      <w:lvlText w:val=""/>
      <w:lvlJc w:val="left"/>
      <w:pPr>
        <w:ind w:left="1048" w:hanging="570"/>
      </w:pPr>
      <w:rPr>
        <w:rFonts w:ascii="Symbol" w:hAnsi="Symbol" w:hint="default"/>
      </w:rPr>
    </w:lvl>
    <w:lvl w:ilvl="1" w:tplc="FFFFFFFF" w:tentative="1">
      <w:start w:val="1"/>
      <w:numFmt w:val="lowerLetter"/>
      <w:lvlText w:val="%2)"/>
      <w:lvlJc w:val="left"/>
      <w:pPr>
        <w:ind w:left="1318" w:hanging="420"/>
      </w:pPr>
    </w:lvl>
    <w:lvl w:ilvl="2" w:tplc="FFFFFFFF" w:tentative="1">
      <w:start w:val="1"/>
      <w:numFmt w:val="lowerRoman"/>
      <w:lvlText w:val="%3."/>
      <w:lvlJc w:val="right"/>
      <w:pPr>
        <w:ind w:left="1738" w:hanging="420"/>
      </w:pPr>
    </w:lvl>
    <w:lvl w:ilvl="3" w:tplc="FFFFFFFF" w:tentative="1">
      <w:start w:val="1"/>
      <w:numFmt w:val="decimal"/>
      <w:lvlText w:val="%4."/>
      <w:lvlJc w:val="left"/>
      <w:pPr>
        <w:ind w:left="2158" w:hanging="420"/>
      </w:pPr>
    </w:lvl>
    <w:lvl w:ilvl="4" w:tplc="FFFFFFFF" w:tentative="1">
      <w:start w:val="1"/>
      <w:numFmt w:val="lowerLetter"/>
      <w:lvlText w:val="%5)"/>
      <w:lvlJc w:val="left"/>
      <w:pPr>
        <w:ind w:left="2578" w:hanging="420"/>
      </w:pPr>
    </w:lvl>
    <w:lvl w:ilvl="5" w:tplc="FFFFFFFF" w:tentative="1">
      <w:start w:val="1"/>
      <w:numFmt w:val="lowerRoman"/>
      <w:lvlText w:val="%6."/>
      <w:lvlJc w:val="right"/>
      <w:pPr>
        <w:ind w:left="2998" w:hanging="420"/>
      </w:pPr>
    </w:lvl>
    <w:lvl w:ilvl="6" w:tplc="FFFFFFFF" w:tentative="1">
      <w:start w:val="1"/>
      <w:numFmt w:val="decimal"/>
      <w:lvlText w:val="%7."/>
      <w:lvlJc w:val="left"/>
      <w:pPr>
        <w:ind w:left="3418" w:hanging="420"/>
      </w:pPr>
    </w:lvl>
    <w:lvl w:ilvl="7" w:tplc="FFFFFFFF" w:tentative="1">
      <w:start w:val="1"/>
      <w:numFmt w:val="lowerLetter"/>
      <w:lvlText w:val="%8)"/>
      <w:lvlJc w:val="left"/>
      <w:pPr>
        <w:ind w:left="3838" w:hanging="420"/>
      </w:pPr>
    </w:lvl>
    <w:lvl w:ilvl="8" w:tplc="FFFFFFFF" w:tentative="1">
      <w:start w:val="1"/>
      <w:numFmt w:val="lowerRoman"/>
      <w:lvlText w:val="%9."/>
      <w:lvlJc w:val="right"/>
      <w:pPr>
        <w:ind w:left="4258" w:hanging="420"/>
      </w:pPr>
    </w:lvl>
  </w:abstractNum>
  <w:abstractNum w:abstractNumId="36" w15:restartNumberingAfterBreak="0">
    <w:nsid w:val="7F5E09E5"/>
    <w:multiLevelType w:val="hybridMultilevel"/>
    <w:tmpl w:val="7108BFA2"/>
    <w:lvl w:ilvl="0" w:tplc="0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8401078">
    <w:abstractNumId w:val="1"/>
  </w:num>
  <w:num w:numId="2" w16cid:durableId="207111975">
    <w:abstractNumId w:val="26"/>
  </w:num>
  <w:num w:numId="3" w16cid:durableId="2046251445">
    <w:abstractNumId w:val="11"/>
  </w:num>
  <w:num w:numId="4" w16cid:durableId="525211782">
    <w:abstractNumId w:val="32"/>
  </w:num>
  <w:num w:numId="5" w16cid:durableId="914242427">
    <w:abstractNumId w:val="8"/>
  </w:num>
  <w:num w:numId="6" w16cid:durableId="475532656">
    <w:abstractNumId w:val="18"/>
  </w:num>
  <w:num w:numId="7" w16cid:durableId="461506754">
    <w:abstractNumId w:val="20"/>
  </w:num>
  <w:num w:numId="8" w16cid:durableId="745615300">
    <w:abstractNumId w:val="29"/>
  </w:num>
  <w:num w:numId="9" w16cid:durableId="1481537823">
    <w:abstractNumId w:val="16"/>
  </w:num>
  <w:num w:numId="10" w16cid:durableId="1149059470">
    <w:abstractNumId w:val="34"/>
  </w:num>
  <w:num w:numId="11" w16cid:durableId="1644045668">
    <w:abstractNumId w:val="13"/>
  </w:num>
  <w:num w:numId="12" w16cid:durableId="1683973488">
    <w:abstractNumId w:val="4"/>
  </w:num>
  <w:num w:numId="13" w16cid:durableId="852375771">
    <w:abstractNumId w:val="24"/>
  </w:num>
  <w:num w:numId="14" w16cid:durableId="796532860">
    <w:abstractNumId w:val="15"/>
  </w:num>
  <w:num w:numId="15" w16cid:durableId="658509013">
    <w:abstractNumId w:val="36"/>
  </w:num>
  <w:num w:numId="16" w16cid:durableId="1520661307">
    <w:abstractNumId w:val="19"/>
  </w:num>
  <w:num w:numId="17" w16cid:durableId="1701394747">
    <w:abstractNumId w:val="23"/>
  </w:num>
  <w:num w:numId="18" w16cid:durableId="674041537">
    <w:abstractNumId w:val="33"/>
  </w:num>
  <w:num w:numId="19" w16cid:durableId="1326546049">
    <w:abstractNumId w:val="0"/>
  </w:num>
  <w:num w:numId="20" w16cid:durableId="792212926">
    <w:abstractNumId w:val="35"/>
  </w:num>
  <w:num w:numId="21" w16cid:durableId="1908492668">
    <w:abstractNumId w:val="3"/>
  </w:num>
  <w:num w:numId="22" w16cid:durableId="1918439649">
    <w:abstractNumId w:val="25"/>
  </w:num>
  <w:num w:numId="23" w16cid:durableId="2119324925">
    <w:abstractNumId w:val="14"/>
  </w:num>
  <w:num w:numId="24" w16cid:durableId="1711606648">
    <w:abstractNumId w:val="21"/>
  </w:num>
  <w:num w:numId="25" w16cid:durableId="379407604">
    <w:abstractNumId w:val="5"/>
  </w:num>
  <w:num w:numId="26" w16cid:durableId="291443895">
    <w:abstractNumId w:val="9"/>
  </w:num>
  <w:num w:numId="27" w16cid:durableId="936408054">
    <w:abstractNumId w:val="31"/>
  </w:num>
  <w:num w:numId="28" w16cid:durableId="555893291">
    <w:abstractNumId w:val="10"/>
  </w:num>
  <w:num w:numId="29" w16cid:durableId="2041782835">
    <w:abstractNumId w:val="22"/>
  </w:num>
  <w:num w:numId="30" w16cid:durableId="1006328415">
    <w:abstractNumId w:val="6"/>
  </w:num>
  <w:num w:numId="31" w16cid:durableId="1457024389">
    <w:abstractNumId w:val="7"/>
  </w:num>
  <w:num w:numId="32" w16cid:durableId="1403522828">
    <w:abstractNumId w:val="27"/>
  </w:num>
  <w:num w:numId="33" w16cid:durableId="542210008">
    <w:abstractNumId w:val="2"/>
  </w:num>
  <w:num w:numId="34" w16cid:durableId="22706566">
    <w:abstractNumId w:val="30"/>
  </w:num>
  <w:num w:numId="35" w16cid:durableId="831525644">
    <w:abstractNumId w:val="28"/>
  </w:num>
  <w:num w:numId="36" w16cid:durableId="1271550227">
    <w:abstractNumId w:val="17"/>
  </w:num>
  <w:num w:numId="37" w16cid:durableId="903833174">
    <w:abstractNumId w:val="1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 YIK">
    <w15:presenceInfo w15:providerId="AD" w15:userId="S::samyik@ust.hk::89e8ef91-2640-416b-a529-9f3670129073"/>
  </w15:person>
  <w15:person w15:author="叶鸿 徐">
    <w15:presenceInfo w15:providerId="Windows Live" w15:userId="65b049191e0d597f"/>
  </w15:person>
  <w15:person w15:author="罗婕楠 Jienan LUO">
    <w15:presenceInfo w15:providerId="AD" w15:userId="S::janetjnl_hkust-gz.edu.cn#ext#@gohkust.onmicrosoft.com::26d3feab-aba3-4acb-a774-c0198d267f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wNDIwMTA1MbYwtrBQ0lEKTi0uzszPAykwqQUAVZWW7ywAAAA="/>
  </w:docVars>
  <w:rsids>
    <w:rsidRoot w:val="006D0813"/>
    <w:rsid w:val="00000ACA"/>
    <w:rsid w:val="00000B95"/>
    <w:rsid w:val="00001C97"/>
    <w:rsid w:val="00001F65"/>
    <w:rsid w:val="00004ADC"/>
    <w:rsid w:val="000052D4"/>
    <w:rsid w:val="00005FB7"/>
    <w:rsid w:val="00006310"/>
    <w:rsid w:val="0000772D"/>
    <w:rsid w:val="000078DA"/>
    <w:rsid w:val="00010885"/>
    <w:rsid w:val="000108CD"/>
    <w:rsid w:val="00010BE0"/>
    <w:rsid w:val="00011298"/>
    <w:rsid w:val="00011D07"/>
    <w:rsid w:val="00014638"/>
    <w:rsid w:val="00014D4B"/>
    <w:rsid w:val="000154ED"/>
    <w:rsid w:val="00015760"/>
    <w:rsid w:val="000200DA"/>
    <w:rsid w:val="000204F5"/>
    <w:rsid w:val="000209C0"/>
    <w:rsid w:val="000209FB"/>
    <w:rsid w:val="000217ED"/>
    <w:rsid w:val="00021E6D"/>
    <w:rsid w:val="000220FE"/>
    <w:rsid w:val="0002396D"/>
    <w:rsid w:val="0002482D"/>
    <w:rsid w:val="0002519A"/>
    <w:rsid w:val="0002662B"/>
    <w:rsid w:val="00030FEE"/>
    <w:rsid w:val="00031296"/>
    <w:rsid w:val="00031D4A"/>
    <w:rsid w:val="00034442"/>
    <w:rsid w:val="0003543B"/>
    <w:rsid w:val="00035B15"/>
    <w:rsid w:val="000360D3"/>
    <w:rsid w:val="000361E9"/>
    <w:rsid w:val="00036686"/>
    <w:rsid w:val="00036A8A"/>
    <w:rsid w:val="00037984"/>
    <w:rsid w:val="00041363"/>
    <w:rsid w:val="000423A8"/>
    <w:rsid w:val="00043093"/>
    <w:rsid w:val="00044799"/>
    <w:rsid w:val="00044AF6"/>
    <w:rsid w:val="000452CB"/>
    <w:rsid w:val="00045B47"/>
    <w:rsid w:val="000463A5"/>
    <w:rsid w:val="00046492"/>
    <w:rsid w:val="00050061"/>
    <w:rsid w:val="00052366"/>
    <w:rsid w:val="00052A73"/>
    <w:rsid w:val="00052EF1"/>
    <w:rsid w:val="00053B0C"/>
    <w:rsid w:val="000542C9"/>
    <w:rsid w:val="00054777"/>
    <w:rsid w:val="00055567"/>
    <w:rsid w:val="000559B8"/>
    <w:rsid w:val="0005621C"/>
    <w:rsid w:val="00056C30"/>
    <w:rsid w:val="00057E9B"/>
    <w:rsid w:val="00060E15"/>
    <w:rsid w:val="000612ED"/>
    <w:rsid w:val="000630C4"/>
    <w:rsid w:val="00065D27"/>
    <w:rsid w:val="00067470"/>
    <w:rsid w:val="000679ED"/>
    <w:rsid w:val="00070111"/>
    <w:rsid w:val="000711E4"/>
    <w:rsid w:val="000714C7"/>
    <w:rsid w:val="00076502"/>
    <w:rsid w:val="0007697F"/>
    <w:rsid w:val="000802E2"/>
    <w:rsid w:val="00080AA1"/>
    <w:rsid w:val="00080B1B"/>
    <w:rsid w:val="00080BD1"/>
    <w:rsid w:val="00082278"/>
    <w:rsid w:val="000870B4"/>
    <w:rsid w:val="00087CE0"/>
    <w:rsid w:val="00093C62"/>
    <w:rsid w:val="000949F3"/>
    <w:rsid w:val="00094EAA"/>
    <w:rsid w:val="00095992"/>
    <w:rsid w:val="00096BC0"/>
    <w:rsid w:val="00097EAE"/>
    <w:rsid w:val="000A2690"/>
    <w:rsid w:val="000A3791"/>
    <w:rsid w:val="000A3C25"/>
    <w:rsid w:val="000A3C3A"/>
    <w:rsid w:val="000A7CB7"/>
    <w:rsid w:val="000B0D95"/>
    <w:rsid w:val="000B0F08"/>
    <w:rsid w:val="000B1271"/>
    <w:rsid w:val="000B1C0B"/>
    <w:rsid w:val="000B303C"/>
    <w:rsid w:val="000B33E5"/>
    <w:rsid w:val="000B36A0"/>
    <w:rsid w:val="000B38C7"/>
    <w:rsid w:val="000B4164"/>
    <w:rsid w:val="000B4603"/>
    <w:rsid w:val="000B4AC0"/>
    <w:rsid w:val="000B513F"/>
    <w:rsid w:val="000B5C83"/>
    <w:rsid w:val="000C0227"/>
    <w:rsid w:val="000C0395"/>
    <w:rsid w:val="000C2C02"/>
    <w:rsid w:val="000C3111"/>
    <w:rsid w:val="000C3EF5"/>
    <w:rsid w:val="000C4040"/>
    <w:rsid w:val="000C46F6"/>
    <w:rsid w:val="000C48AA"/>
    <w:rsid w:val="000C588A"/>
    <w:rsid w:val="000C5D7B"/>
    <w:rsid w:val="000C7873"/>
    <w:rsid w:val="000D0532"/>
    <w:rsid w:val="000D077C"/>
    <w:rsid w:val="000D1E8C"/>
    <w:rsid w:val="000D2891"/>
    <w:rsid w:val="000D302F"/>
    <w:rsid w:val="000D378F"/>
    <w:rsid w:val="000D432B"/>
    <w:rsid w:val="000D549E"/>
    <w:rsid w:val="000D59C8"/>
    <w:rsid w:val="000D620C"/>
    <w:rsid w:val="000D6FA8"/>
    <w:rsid w:val="000E0361"/>
    <w:rsid w:val="000E0818"/>
    <w:rsid w:val="000E1780"/>
    <w:rsid w:val="000E1991"/>
    <w:rsid w:val="000E2090"/>
    <w:rsid w:val="000E2F13"/>
    <w:rsid w:val="000E3F4B"/>
    <w:rsid w:val="000E4D68"/>
    <w:rsid w:val="000E75A4"/>
    <w:rsid w:val="000E7EEE"/>
    <w:rsid w:val="000F0536"/>
    <w:rsid w:val="000F07C0"/>
    <w:rsid w:val="000F0951"/>
    <w:rsid w:val="000F21FD"/>
    <w:rsid w:val="000F5EAA"/>
    <w:rsid w:val="000F67AA"/>
    <w:rsid w:val="000F7C02"/>
    <w:rsid w:val="00100046"/>
    <w:rsid w:val="0010016E"/>
    <w:rsid w:val="0010109C"/>
    <w:rsid w:val="00101956"/>
    <w:rsid w:val="00102714"/>
    <w:rsid w:val="00102973"/>
    <w:rsid w:val="001041DF"/>
    <w:rsid w:val="00104EC8"/>
    <w:rsid w:val="0010661E"/>
    <w:rsid w:val="00106881"/>
    <w:rsid w:val="00106BBF"/>
    <w:rsid w:val="001070FF"/>
    <w:rsid w:val="00110A04"/>
    <w:rsid w:val="00110BE7"/>
    <w:rsid w:val="001156C3"/>
    <w:rsid w:val="00116C01"/>
    <w:rsid w:val="00120160"/>
    <w:rsid w:val="00120E2F"/>
    <w:rsid w:val="00120F49"/>
    <w:rsid w:val="00121508"/>
    <w:rsid w:val="00121D51"/>
    <w:rsid w:val="0012203F"/>
    <w:rsid w:val="00124C27"/>
    <w:rsid w:val="00125549"/>
    <w:rsid w:val="00125A06"/>
    <w:rsid w:val="001264F4"/>
    <w:rsid w:val="001268F5"/>
    <w:rsid w:val="00130291"/>
    <w:rsid w:val="001336A9"/>
    <w:rsid w:val="00134990"/>
    <w:rsid w:val="00134E33"/>
    <w:rsid w:val="00135A0A"/>
    <w:rsid w:val="00136519"/>
    <w:rsid w:val="00142E85"/>
    <w:rsid w:val="00143071"/>
    <w:rsid w:val="001465DD"/>
    <w:rsid w:val="00151130"/>
    <w:rsid w:val="00151F05"/>
    <w:rsid w:val="001537C3"/>
    <w:rsid w:val="00153A3E"/>
    <w:rsid w:val="00155360"/>
    <w:rsid w:val="00156504"/>
    <w:rsid w:val="001569B5"/>
    <w:rsid w:val="00157443"/>
    <w:rsid w:val="00157CBE"/>
    <w:rsid w:val="00157F6D"/>
    <w:rsid w:val="001602F5"/>
    <w:rsid w:val="00161915"/>
    <w:rsid w:val="00165948"/>
    <w:rsid w:val="001669E4"/>
    <w:rsid w:val="0016729C"/>
    <w:rsid w:val="00167B6C"/>
    <w:rsid w:val="00167CB3"/>
    <w:rsid w:val="00172463"/>
    <w:rsid w:val="00172D95"/>
    <w:rsid w:val="001743C7"/>
    <w:rsid w:val="0017477F"/>
    <w:rsid w:val="00174EAA"/>
    <w:rsid w:val="001762FC"/>
    <w:rsid w:val="00176A81"/>
    <w:rsid w:val="0018010E"/>
    <w:rsid w:val="0018191F"/>
    <w:rsid w:val="001819DD"/>
    <w:rsid w:val="00182D41"/>
    <w:rsid w:val="001838F1"/>
    <w:rsid w:val="00184261"/>
    <w:rsid w:val="00184472"/>
    <w:rsid w:val="00184E1C"/>
    <w:rsid w:val="00184E65"/>
    <w:rsid w:val="00184FF5"/>
    <w:rsid w:val="00185185"/>
    <w:rsid w:val="001853B7"/>
    <w:rsid w:val="0018560F"/>
    <w:rsid w:val="00186317"/>
    <w:rsid w:val="00187073"/>
    <w:rsid w:val="0018786B"/>
    <w:rsid w:val="001903AB"/>
    <w:rsid w:val="00191603"/>
    <w:rsid w:val="00191629"/>
    <w:rsid w:val="00191BDD"/>
    <w:rsid w:val="00193B7F"/>
    <w:rsid w:val="00193CAF"/>
    <w:rsid w:val="0019446A"/>
    <w:rsid w:val="001961D3"/>
    <w:rsid w:val="00197868"/>
    <w:rsid w:val="001A0454"/>
    <w:rsid w:val="001A0E23"/>
    <w:rsid w:val="001A1578"/>
    <w:rsid w:val="001A19FD"/>
    <w:rsid w:val="001A1CCC"/>
    <w:rsid w:val="001A21F7"/>
    <w:rsid w:val="001A4C41"/>
    <w:rsid w:val="001A5AF9"/>
    <w:rsid w:val="001A6C4F"/>
    <w:rsid w:val="001B13F6"/>
    <w:rsid w:val="001B21E2"/>
    <w:rsid w:val="001B3416"/>
    <w:rsid w:val="001B39AE"/>
    <w:rsid w:val="001B45CC"/>
    <w:rsid w:val="001B489D"/>
    <w:rsid w:val="001B52E9"/>
    <w:rsid w:val="001B59B5"/>
    <w:rsid w:val="001B652C"/>
    <w:rsid w:val="001B7222"/>
    <w:rsid w:val="001B7DA2"/>
    <w:rsid w:val="001C094A"/>
    <w:rsid w:val="001C3B4F"/>
    <w:rsid w:val="001C4047"/>
    <w:rsid w:val="001C42E1"/>
    <w:rsid w:val="001C5A66"/>
    <w:rsid w:val="001C727E"/>
    <w:rsid w:val="001C76A5"/>
    <w:rsid w:val="001C7929"/>
    <w:rsid w:val="001D0C16"/>
    <w:rsid w:val="001D1E41"/>
    <w:rsid w:val="001D2555"/>
    <w:rsid w:val="001D34FF"/>
    <w:rsid w:val="001D3825"/>
    <w:rsid w:val="001D3A30"/>
    <w:rsid w:val="001D56D1"/>
    <w:rsid w:val="001D5AC7"/>
    <w:rsid w:val="001D6E2A"/>
    <w:rsid w:val="001D6E3A"/>
    <w:rsid w:val="001D7AD2"/>
    <w:rsid w:val="001D7B47"/>
    <w:rsid w:val="001E0030"/>
    <w:rsid w:val="001E1729"/>
    <w:rsid w:val="001E175C"/>
    <w:rsid w:val="001E2724"/>
    <w:rsid w:val="001E42FE"/>
    <w:rsid w:val="001E765D"/>
    <w:rsid w:val="001F0AF4"/>
    <w:rsid w:val="001F2040"/>
    <w:rsid w:val="001F27E4"/>
    <w:rsid w:val="001F3571"/>
    <w:rsid w:val="001F394E"/>
    <w:rsid w:val="001F3AA7"/>
    <w:rsid w:val="001F4951"/>
    <w:rsid w:val="001F5003"/>
    <w:rsid w:val="001F5208"/>
    <w:rsid w:val="001F5220"/>
    <w:rsid w:val="001F5265"/>
    <w:rsid w:val="001F6C9E"/>
    <w:rsid w:val="001F71B1"/>
    <w:rsid w:val="001F781C"/>
    <w:rsid w:val="002020E8"/>
    <w:rsid w:val="0020239C"/>
    <w:rsid w:val="002023F5"/>
    <w:rsid w:val="002027A7"/>
    <w:rsid w:val="00202C35"/>
    <w:rsid w:val="0020306E"/>
    <w:rsid w:val="00203422"/>
    <w:rsid w:val="0020480B"/>
    <w:rsid w:val="00206162"/>
    <w:rsid w:val="0020747B"/>
    <w:rsid w:val="00207BCA"/>
    <w:rsid w:val="002104E7"/>
    <w:rsid w:val="00210D20"/>
    <w:rsid w:val="00210E2C"/>
    <w:rsid w:val="002110E0"/>
    <w:rsid w:val="00211583"/>
    <w:rsid w:val="00212AC6"/>
    <w:rsid w:val="002132FB"/>
    <w:rsid w:val="0021367F"/>
    <w:rsid w:val="002148E7"/>
    <w:rsid w:val="00214C5B"/>
    <w:rsid w:val="002163FD"/>
    <w:rsid w:val="00217C02"/>
    <w:rsid w:val="00217D1F"/>
    <w:rsid w:val="002207DD"/>
    <w:rsid w:val="002218F5"/>
    <w:rsid w:val="0022272C"/>
    <w:rsid w:val="00222C62"/>
    <w:rsid w:val="00222FC6"/>
    <w:rsid w:val="00224660"/>
    <w:rsid w:val="00225192"/>
    <w:rsid w:val="00225B40"/>
    <w:rsid w:val="002260CF"/>
    <w:rsid w:val="002261D8"/>
    <w:rsid w:val="00227215"/>
    <w:rsid w:val="00231318"/>
    <w:rsid w:val="0023204E"/>
    <w:rsid w:val="00233A42"/>
    <w:rsid w:val="00234910"/>
    <w:rsid w:val="00235888"/>
    <w:rsid w:val="002358C3"/>
    <w:rsid w:val="00235CEE"/>
    <w:rsid w:val="0023604C"/>
    <w:rsid w:val="002370CE"/>
    <w:rsid w:val="00240AE5"/>
    <w:rsid w:val="002415D4"/>
    <w:rsid w:val="002427D7"/>
    <w:rsid w:val="00243B8B"/>
    <w:rsid w:val="002444C8"/>
    <w:rsid w:val="00245362"/>
    <w:rsid w:val="00245688"/>
    <w:rsid w:val="00245A84"/>
    <w:rsid w:val="0024650C"/>
    <w:rsid w:val="00246E31"/>
    <w:rsid w:val="00250DEA"/>
    <w:rsid w:val="00251845"/>
    <w:rsid w:val="00252A06"/>
    <w:rsid w:val="00252BD3"/>
    <w:rsid w:val="00252CA9"/>
    <w:rsid w:val="0025545B"/>
    <w:rsid w:val="00256366"/>
    <w:rsid w:val="00256F51"/>
    <w:rsid w:val="00257497"/>
    <w:rsid w:val="00257A93"/>
    <w:rsid w:val="0026017D"/>
    <w:rsid w:val="00260E1E"/>
    <w:rsid w:val="00261495"/>
    <w:rsid w:val="00262114"/>
    <w:rsid w:val="00262864"/>
    <w:rsid w:val="00263515"/>
    <w:rsid w:val="00264C4D"/>
    <w:rsid w:val="00264D25"/>
    <w:rsid w:val="002662C9"/>
    <w:rsid w:val="00266405"/>
    <w:rsid w:val="002719DB"/>
    <w:rsid w:val="00271BAB"/>
    <w:rsid w:val="00273408"/>
    <w:rsid w:val="00276034"/>
    <w:rsid w:val="002768DF"/>
    <w:rsid w:val="00276BF7"/>
    <w:rsid w:val="00277187"/>
    <w:rsid w:val="0028116F"/>
    <w:rsid w:val="00281537"/>
    <w:rsid w:val="0028193B"/>
    <w:rsid w:val="00281F88"/>
    <w:rsid w:val="002820D1"/>
    <w:rsid w:val="0028381A"/>
    <w:rsid w:val="002853E3"/>
    <w:rsid w:val="002865FE"/>
    <w:rsid w:val="002904AD"/>
    <w:rsid w:val="002909F3"/>
    <w:rsid w:val="00292B60"/>
    <w:rsid w:val="00294BBC"/>
    <w:rsid w:val="0029534E"/>
    <w:rsid w:val="00295DA1"/>
    <w:rsid w:val="002A12B7"/>
    <w:rsid w:val="002A37B3"/>
    <w:rsid w:val="002A433E"/>
    <w:rsid w:val="002A4F9D"/>
    <w:rsid w:val="002A6671"/>
    <w:rsid w:val="002A66E2"/>
    <w:rsid w:val="002A6C33"/>
    <w:rsid w:val="002A6D2B"/>
    <w:rsid w:val="002A78C9"/>
    <w:rsid w:val="002A7C99"/>
    <w:rsid w:val="002B0757"/>
    <w:rsid w:val="002B13A7"/>
    <w:rsid w:val="002B15D0"/>
    <w:rsid w:val="002B3892"/>
    <w:rsid w:val="002B4CFE"/>
    <w:rsid w:val="002B4ECC"/>
    <w:rsid w:val="002B6252"/>
    <w:rsid w:val="002B6BA9"/>
    <w:rsid w:val="002B7065"/>
    <w:rsid w:val="002B789B"/>
    <w:rsid w:val="002C2735"/>
    <w:rsid w:val="002C2740"/>
    <w:rsid w:val="002C35AA"/>
    <w:rsid w:val="002C55A4"/>
    <w:rsid w:val="002C638A"/>
    <w:rsid w:val="002D1E63"/>
    <w:rsid w:val="002D2013"/>
    <w:rsid w:val="002D28E5"/>
    <w:rsid w:val="002D2D40"/>
    <w:rsid w:val="002D3C45"/>
    <w:rsid w:val="002D53ED"/>
    <w:rsid w:val="002D5536"/>
    <w:rsid w:val="002D6827"/>
    <w:rsid w:val="002D7319"/>
    <w:rsid w:val="002E0892"/>
    <w:rsid w:val="002E1206"/>
    <w:rsid w:val="002E125C"/>
    <w:rsid w:val="002E1589"/>
    <w:rsid w:val="002E2890"/>
    <w:rsid w:val="002E48B8"/>
    <w:rsid w:val="002E4A11"/>
    <w:rsid w:val="002E5EE2"/>
    <w:rsid w:val="002E64A7"/>
    <w:rsid w:val="002E6EBA"/>
    <w:rsid w:val="002E6F5C"/>
    <w:rsid w:val="002E7C59"/>
    <w:rsid w:val="002E7E8F"/>
    <w:rsid w:val="002F064A"/>
    <w:rsid w:val="002F116A"/>
    <w:rsid w:val="002F19F7"/>
    <w:rsid w:val="002F1B15"/>
    <w:rsid w:val="002F1B89"/>
    <w:rsid w:val="002F2C84"/>
    <w:rsid w:val="002F3DE2"/>
    <w:rsid w:val="002F4081"/>
    <w:rsid w:val="002F4CEF"/>
    <w:rsid w:val="002F4D81"/>
    <w:rsid w:val="002F5215"/>
    <w:rsid w:val="002F5A20"/>
    <w:rsid w:val="002F5F36"/>
    <w:rsid w:val="002F6AB6"/>
    <w:rsid w:val="002F70EC"/>
    <w:rsid w:val="002F7D93"/>
    <w:rsid w:val="002F7F14"/>
    <w:rsid w:val="0030035F"/>
    <w:rsid w:val="00304C2F"/>
    <w:rsid w:val="0030571E"/>
    <w:rsid w:val="00305BB7"/>
    <w:rsid w:val="003068DE"/>
    <w:rsid w:val="0030691D"/>
    <w:rsid w:val="00306C1A"/>
    <w:rsid w:val="003100DA"/>
    <w:rsid w:val="00311469"/>
    <w:rsid w:val="00311733"/>
    <w:rsid w:val="003132A2"/>
    <w:rsid w:val="0031431B"/>
    <w:rsid w:val="00314A81"/>
    <w:rsid w:val="003150A0"/>
    <w:rsid w:val="00317C56"/>
    <w:rsid w:val="00320BC6"/>
    <w:rsid w:val="00320CC4"/>
    <w:rsid w:val="00321B8F"/>
    <w:rsid w:val="00322F55"/>
    <w:rsid w:val="003231F1"/>
    <w:rsid w:val="003235B2"/>
    <w:rsid w:val="0032388B"/>
    <w:rsid w:val="0032388C"/>
    <w:rsid w:val="003249E1"/>
    <w:rsid w:val="00325360"/>
    <w:rsid w:val="00325394"/>
    <w:rsid w:val="00325417"/>
    <w:rsid w:val="00326A14"/>
    <w:rsid w:val="003270D5"/>
    <w:rsid w:val="00327D9E"/>
    <w:rsid w:val="00331BA8"/>
    <w:rsid w:val="003329EF"/>
    <w:rsid w:val="00332D20"/>
    <w:rsid w:val="00332EE5"/>
    <w:rsid w:val="003370F9"/>
    <w:rsid w:val="00337B76"/>
    <w:rsid w:val="0034247F"/>
    <w:rsid w:val="0034407A"/>
    <w:rsid w:val="003448BB"/>
    <w:rsid w:val="00346CAE"/>
    <w:rsid w:val="003509BC"/>
    <w:rsid w:val="00350A1D"/>
    <w:rsid w:val="00350DEE"/>
    <w:rsid w:val="00350FFF"/>
    <w:rsid w:val="00351769"/>
    <w:rsid w:val="00352C6A"/>
    <w:rsid w:val="003536B8"/>
    <w:rsid w:val="003537FC"/>
    <w:rsid w:val="003543A4"/>
    <w:rsid w:val="003568D2"/>
    <w:rsid w:val="0035749C"/>
    <w:rsid w:val="003603A5"/>
    <w:rsid w:val="00362869"/>
    <w:rsid w:val="00362FA1"/>
    <w:rsid w:val="00363B48"/>
    <w:rsid w:val="00363E91"/>
    <w:rsid w:val="003656C5"/>
    <w:rsid w:val="00365821"/>
    <w:rsid w:val="003671B5"/>
    <w:rsid w:val="003676DA"/>
    <w:rsid w:val="00367FB7"/>
    <w:rsid w:val="003709F8"/>
    <w:rsid w:val="00372D5A"/>
    <w:rsid w:val="003738AD"/>
    <w:rsid w:val="00373B31"/>
    <w:rsid w:val="00375580"/>
    <w:rsid w:val="00376050"/>
    <w:rsid w:val="00377982"/>
    <w:rsid w:val="003809CA"/>
    <w:rsid w:val="00382F64"/>
    <w:rsid w:val="00383897"/>
    <w:rsid w:val="00387AE8"/>
    <w:rsid w:val="00391D24"/>
    <w:rsid w:val="00396957"/>
    <w:rsid w:val="00396F16"/>
    <w:rsid w:val="003A0300"/>
    <w:rsid w:val="003A2D13"/>
    <w:rsid w:val="003A2FD7"/>
    <w:rsid w:val="003A30C7"/>
    <w:rsid w:val="003A4339"/>
    <w:rsid w:val="003A4625"/>
    <w:rsid w:val="003A6B95"/>
    <w:rsid w:val="003A7217"/>
    <w:rsid w:val="003A76AF"/>
    <w:rsid w:val="003A7EF5"/>
    <w:rsid w:val="003A7F38"/>
    <w:rsid w:val="003A7F6B"/>
    <w:rsid w:val="003B0109"/>
    <w:rsid w:val="003B3CFA"/>
    <w:rsid w:val="003B40AA"/>
    <w:rsid w:val="003B4327"/>
    <w:rsid w:val="003B5842"/>
    <w:rsid w:val="003B78D8"/>
    <w:rsid w:val="003C12EE"/>
    <w:rsid w:val="003C1813"/>
    <w:rsid w:val="003C24D0"/>
    <w:rsid w:val="003C7BAD"/>
    <w:rsid w:val="003D3137"/>
    <w:rsid w:val="003D3F77"/>
    <w:rsid w:val="003D5330"/>
    <w:rsid w:val="003D58F6"/>
    <w:rsid w:val="003D7816"/>
    <w:rsid w:val="003D7C5C"/>
    <w:rsid w:val="003E0130"/>
    <w:rsid w:val="003E09E5"/>
    <w:rsid w:val="003F0535"/>
    <w:rsid w:val="003F10B4"/>
    <w:rsid w:val="003F14AF"/>
    <w:rsid w:val="003F2759"/>
    <w:rsid w:val="003F279A"/>
    <w:rsid w:val="003F35B9"/>
    <w:rsid w:val="003F3973"/>
    <w:rsid w:val="003F3ACD"/>
    <w:rsid w:val="003F5515"/>
    <w:rsid w:val="003F597E"/>
    <w:rsid w:val="003F6A09"/>
    <w:rsid w:val="004016AB"/>
    <w:rsid w:val="00403F30"/>
    <w:rsid w:val="00404F96"/>
    <w:rsid w:val="004050BF"/>
    <w:rsid w:val="004051C2"/>
    <w:rsid w:val="00405AA3"/>
    <w:rsid w:val="004103C0"/>
    <w:rsid w:val="00410C9C"/>
    <w:rsid w:val="004135CC"/>
    <w:rsid w:val="004138C0"/>
    <w:rsid w:val="00413F31"/>
    <w:rsid w:val="00414698"/>
    <w:rsid w:val="004146B1"/>
    <w:rsid w:val="00415794"/>
    <w:rsid w:val="00415AF0"/>
    <w:rsid w:val="0041643A"/>
    <w:rsid w:val="00416717"/>
    <w:rsid w:val="004167A6"/>
    <w:rsid w:val="00416952"/>
    <w:rsid w:val="00417D34"/>
    <w:rsid w:val="00420D0A"/>
    <w:rsid w:val="00420D32"/>
    <w:rsid w:val="00420E39"/>
    <w:rsid w:val="004210C6"/>
    <w:rsid w:val="0042111B"/>
    <w:rsid w:val="004213FC"/>
    <w:rsid w:val="00423B3A"/>
    <w:rsid w:val="00423EB7"/>
    <w:rsid w:val="00423FA5"/>
    <w:rsid w:val="004244DC"/>
    <w:rsid w:val="00425965"/>
    <w:rsid w:val="004266C3"/>
    <w:rsid w:val="0042748A"/>
    <w:rsid w:val="00427EA2"/>
    <w:rsid w:val="0043033A"/>
    <w:rsid w:val="00430A5D"/>
    <w:rsid w:val="00430C6A"/>
    <w:rsid w:val="00431043"/>
    <w:rsid w:val="00431D66"/>
    <w:rsid w:val="00434415"/>
    <w:rsid w:val="0043486C"/>
    <w:rsid w:val="0043521F"/>
    <w:rsid w:val="0043560A"/>
    <w:rsid w:val="00435794"/>
    <w:rsid w:val="00435C76"/>
    <w:rsid w:val="00435D14"/>
    <w:rsid w:val="00437DBE"/>
    <w:rsid w:val="00440CD4"/>
    <w:rsid w:val="004420A6"/>
    <w:rsid w:val="00442B93"/>
    <w:rsid w:val="00445545"/>
    <w:rsid w:val="004463C4"/>
    <w:rsid w:val="00447090"/>
    <w:rsid w:val="00451B9E"/>
    <w:rsid w:val="00453088"/>
    <w:rsid w:val="00453203"/>
    <w:rsid w:val="0045448A"/>
    <w:rsid w:val="00454760"/>
    <w:rsid w:val="00454912"/>
    <w:rsid w:val="00457E4C"/>
    <w:rsid w:val="00457FFC"/>
    <w:rsid w:val="0046023E"/>
    <w:rsid w:val="00461080"/>
    <w:rsid w:val="00461124"/>
    <w:rsid w:val="004638EE"/>
    <w:rsid w:val="004651E3"/>
    <w:rsid w:val="00466095"/>
    <w:rsid w:val="0046613C"/>
    <w:rsid w:val="004668D5"/>
    <w:rsid w:val="004719D0"/>
    <w:rsid w:val="004736E9"/>
    <w:rsid w:val="0047451E"/>
    <w:rsid w:val="004754AE"/>
    <w:rsid w:val="0047558E"/>
    <w:rsid w:val="00476965"/>
    <w:rsid w:val="004813A3"/>
    <w:rsid w:val="00481605"/>
    <w:rsid w:val="00481962"/>
    <w:rsid w:val="00484048"/>
    <w:rsid w:val="004844C2"/>
    <w:rsid w:val="00484739"/>
    <w:rsid w:val="0048475F"/>
    <w:rsid w:val="00484ACA"/>
    <w:rsid w:val="0048501C"/>
    <w:rsid w:val="004871C6"/>
    <w:rsid w:val="00487D9D"/>
    <w:rsid w:val="00487E6F"/>
    <w:rsid w:val="004909CE"/>
    <w:rsid w:val="00490A44"/>
    <w:rsid w:val="004910EE"/>
    <w:rsid w:val="004919EA"/>
    <w:rsid w:val="004943C2"/>
    <w:rsid w:val="0049558E"/>
    <w:rsid w:val="0049714C"/>
    <w:rsid w:val="004A2D6F"/>
    <w:rsid w:val="004A39A7"/>
    <w:rsid w:val="004A5835"/>
    <w:rsid w:val="004A5D9C"/>
    <w:rsid w:val="004A7207"/>
    <w:rsid w:val="004B1612"/>
    <w:rsid w:val="004B2247"/>
    <w:rsid w:val="004B3CE1"/>
    <w:rsid w:val="004B45C1"/>
    <w:rsid w:val="004B4931"/>
    <w:rsid w:val="004B5DB4"/>
    <w:rsid w:val="004B6E41"/>
    <w:rsid w:val="004C0878"/>
    <w:rsid w:val="004C4074"/>
    <w:rsid w:val="004C4275"/>
    <w:rsid w:val="004C452A"/>
    <w:rsid w:val="004C4761"/>
    <w:rsid w:val="004C5EBD"/>
    <w:rsid w:val="004C688B"/>
    <w:rsid w:val="004C78D3"/>
    <w:rsid w:val="004D1161"/>
    <w:rsid w:val="004D23E2"/>
    <w:rsid w:val="004D2C4C"/>
    <w:rsid w:val="004D3210"/>
    <w:rsid w:val="004D3355"/>
    <w:rsid w:val="004D3FAB"/>
    <w:rsid w:val="004D42A9"/>
    <w:rsid w:val="004D4ADA"/>
    <w:rsid w:val="004D5061"/>
    <w:rsid w:val="004D5E79"/>
    <w:rsid w:val="004D60A9"/>
    <w:rsid w:val="004D6945"/>
    <w:rsid w:val="004D6A40"/>
    <w:rsid w:val="004E014D"/>
    <w:rsid w:val="004E0954"/>
    <w:rsid w:val="004E114B"/>
    <w:rsid w:val="004E1D26"/>
    <w:rsid w:val="004E1E91"/>
    <w:rsid w:val="004E22C6"/>
    <w:rsid w:val="004E2CB3"/>
    <w:rsid w:val="004E3193"/>
    <w:rsid w:val="004E33BE"/>
    <w:rsid w:val="004E5598"/>
    <w:rsid w:val="004E5FFB"/>
    <w:rsid w:val="004E642D"/>
    <w:rsid w:val="004F0486"/>
    <w:rsid w:val="004F0D40"/>
    <w:rsid w:val="004F0E0D"/>
    <w:rsid w:val="004F241F"/>
    <w:rsid w:val="004F2D8C"/>
    <w:rsid w:val="004F3A4E"/>
    <w:rsid w:val="004F3C2B"/>
    <w:rsid w:val="004F413A"/>
    <w:rsid w:val="004F5079"/>
    <w:rsid w:val="004F53B5"/>
    <w:rsid w:val="004F58A1"/>
    <w:rsid w:val="004F71BF"/>
    <w:rsid w:val="004F7B86"/>
    <w:rsid w:val="005002A5"/>
    <w:rsid w:val="00500E4D"/>
    <w:rsid w:val="00501324"/>
    <w:rsid w:val="0050193C"/>
    <w:rsid w:val="00501F79"/>
    <w:rsid w:val="005021A4"/>
    <w:rsid w:val="00502F5A"/>
    <w:rsid w:val="00504832"/>
    <w:rsid w:val="00504A39"/>
    <w:rsid w:val="00504F2C"/>
    <w:rsid w:val="00505CCA"/>
    <w:rsid w:val="00507199"/>
    <w:rsid w:val="00507270"/>
    <w:rsid w:val="005103AB"/>
    <w:rsid w:val="00510B53"/>
    <w:rsid w:val="005114CF"/>
    <w:rsid w:val="00513480"/>
    <w:rsid w:val="005134F7"/>
    <w:rsid w:val="0051509A"/>
    <w:rsid w:val="0051717B"/>
    <w:rsid w:val="005171E5"/>
    <w:rsid w:val="005179A5"/>
    <w:rsid w:val="0052070B"/>
    <w:rsid w:val="005214DB"/>
    <w:rsid w:val="00522BEE"/>
    <w:rsid w:val="00525605"/>
    <w:rsid w:val="00525CD4"/>
    <w:rsid w:val="005278C2"/>
    <w:rsid w:val="0053059B"/>
    <w:rsid w:val="00531B80"/>
    <w:rsid w:val="005325B0"/>
    <w:rsid w:val="005346C5"/>
    <w:rsid w:val="005364E3"/>
    <w:rsid w:val="00536B46"/>
    <w:rsid w:val="00536DB1"/>
    <w:rsid w:val="005375A0"/>
    <w:rsid w:val="00537E7A"/>
    <w:rsid w:val="0054071C"/>
    <w:rsid w:val="005408AD"/>
    <w:rsid w:val="00542BF3"/>
    <w:rsid w:val="005435D4"/>
    <w:rsid w:val="005436AC"/>
    <w:rsid w:val="00545282"/>
    <w:rsid w:val="00545FDE"/>
    <w:rsid w:val="0054608B"/>
    <w:rsid w:val="00546519"/>
    <w:rsid w:val="00547F2E"/>
    <w:rsid w:val="00550C85"/>
    <w:rsid w:val="00551DA4"/>
    <w:rsid w:val="00551FBB"/>
    <w:rsid w:val="005531C1"/>
    <w:rsid w:val="00553810"/>
    <w:rsid w:val="005562B7"/>
    <w:rsid w:val="00556904"/>
    <w:rsid w:val="005573A8"/>
    <w:rsid w:val="00560CD1"/>
    <w:rsid w:val="00561AA4"/>
    <w:rsid w:val="00561B63"/>
    <w:rsid w:val="005641EC"/>
    <w:rsid w:val="005657BF"/>
    <w:rsid w:val="00566300"/>
    <w:rsid w:val="00566D40"/>
    <w:rsid w:val="00572238"/>
    <w:rsid w:val="00572F34"/>
    <w:rsid w:val="00575638"/>
    <w:rsid w:val="00575998"/>
    <w:rsid w:val="005763D4"/>
    <w:rsid w:val="00577CA3"/>
    <w:rsid w:val="0058017F"/>
    <w:rsid w:val="0058107D"/>
    <w:rsid w:val="00581CF1"/>
    <w:rsid w:val="00581F92"/>
    <w:rsid w:val="0058404E"/>
    <w:rsid w:val="00584A11"/>
    <w:rsid w:val="0058689A"/>
    <w:rsid w:val="005911F4"/>
    <w:rsid w:val="00591980"/>
    <w:rsid w:val="00592B03"/>
    <w:rsid w:val="005938E7"/>
    <w:rsid w:val="005939E9"/>
    <w:rsid w:val="005955AB"/>
    <w:rsid w:val="005958AB"/>
    <w:rsid w:val="00596AC2"/>
    <w:rsid w:val="005971A3"/>
    <w:rsid w:val="00597D84"/>
    <w:rsid w:val="005A0805"/>
    <w:rsid w:val="005A1509"/>
    <w:rsid w:val="005A1DA0"/>
    <w:rsid w:val="005A2AF4"/>
    <w:rsid w:val="005A354F"/>
    <w:rsid w:val="005A48F3"/>
    <w:rsid w:val="005A583A"/>
    <w:rsid w:val="005A6872"/>
    <w:rsid w:val="005A69AD"/>
    <w:rsid w:val="005B0D0A"/>
    <w:rsid w:val="005B2007"/>
    <w:rsid w:val="005B3BE1"/>
    <w:rsid w:val="005B477E"/>
    <w:rsid w:val="005B5AA8"/>
    <w:rsid w:val="005B63C2"/>
    <w:rsid w:val="005B706D"/>
    <w:rsid w:val="005C3A45"/>
    <w:rsid w:val="005C3E7B"/>
    <w:rsid w:val="005C4220"/>
    <w:rsid w:val="005C4539"/>
    <w:rsid w:val="005C65FE"/>
    <w:rsid w:val="005C6C6E"/>
    <w:rsid w:val="005D28BF"/>
    <w:rsid w:val="005D458C"/>
    <w:rsid w:val="005D477A"/>
    <w:rsid w:val="005D4B56"/>
    <w:rsid w:val="005D4BBC"/>
    <w:rsid w:val="005D4CF7"/>
    <w:rsid w:val="005D65F1"/>
    <w:rsid w:val="005D7976"/>
    <w:rsid w:val="005E0F2A"/>
    <w:rsid w:val="005E51D8"/>
    <w:rsid w:val="005E6962"/>
    <w:rsid w:val="005F1539"/>
    <w:rsid w:val="005F15FA"/>
    <w:rsid w:val="005F29CA"/>
    <w:rsid w:val="005F2EC1"/>
    <w:rsid w:val="005F4D9D"/>
    <w:rsid w:val="005F4F70"/>
    <w:rsid w:val="005F6FB9"/>
    <w:rsid w:val="00600953"/>
    <w:rsid w:val="0060211F"/>
    <w:rsid w:val="006028FC"/>
    <w:rsid w:val="00602CEC"/>
    <w:rsid w:val="00604B9C"/>
    <w:rsid w:val="00605197"/>
    <w:rsid w:val="00605525"/>
    <w:rsid w:val="0060628E"/>
    <w:rsid w:val="00610B01"/>
    <w:rsid w:val="00610CC2"/>
    <w:rsid w:val="00611013"/>
    <w:rsid w:val="0061253B"/>
    <w:rsid w:val="00612659"/>
    <w:rsid w:val="00616504"/>
    <w:rsid w:val="00621E33"/>
    <w:rsid w:val="006221E3"/>
    <w:rsid w:val="00622A51"/>
    <w:rsid w:val="00624B36"/>
    <w:rsid w:val="00626267"/>
    <w:rsid w:val="00627CEA"/>
    <w:rsid w:val="00631BE4"/>
    <w:rsid w:val="0063564D"/>
    <w:rsid w:val="00637DF0"/>
    <w:rsid w:val="00641279"/>
    <w:rsid w:val="006415BE"/>
    <w:rsid w:val="00641C66"/>
    <w:rsid w:val="00641DF5"/>
    <w:rsid w:val="006425BF"/>
    <w:rsid w:val="0064367C"/>
    <w:rsid w:val="006437AB"/>
    <w:rsid w:val="00643A76"/>
    <w:rsid w:val="006450F5"/>
    <w:rsid w:val="0064532B"/>
    <w:rsid w:val="00645857"/>
    <w:rsid w:val="00645B24"/>
    <w:rsid w:val="00645D2E"/>
    <w:rsid w:val="00645F9C"/>
    <w:rsid w:val="006464A7"/>
    <w:rsid w:val="00646553"/>
    <w:rsid w:val="006470D1"/>
    <w:rsid w:val="006474CD"/>
    <w:rsid w:val="0065069C"/>
    <w:rsid w:val="00651D09"/>
    <w:rsid w:val="00652D1A"/>
    <w:rsid w:val="00653238"/>
    <w:rsid w:val="00653EA6"/>
    <w:rsid w:val="006546E2"/>
    <w:rsid w:val="00654C95"/>
    <w:rsid w:val="00661587"/>
    <w:rsid w:val="00661994"/>
    <w:rsid w:val="00661A76"/>
    <w:rsid w:val="006636F2"/>
    <w:rsid w:val="00663816"/>
    <w:rsid w:val="00663C4C"/>
    <w:rsid w:val="00664017"/>
    <w:rsid w:val="00664885"/>
    <w:rsid w:val="0066794A"/>
    <w:rsid w:val="00667D71"/>
    <w:rsid w:val="00670142"/>
    <w:rsid w:val="006718F0"/>
    <w:rsid w:val="006728C4"/>
    <w:rsid w:val="006732D4"/>
    <w:rsid w:val="006769CA"/>
    <w:rsid w:val="0067706A"/>
    <w:rsid w:val="0067799A"/>
    <w:rsid w:val="006802B2"/>
    <w:rsid w:val="00680FCB"/>
    <w:rsid w:val="00682194"/>
    <w:rsid w:val="00683612"/>
    <w:rsid w:val="0068361E"/>
    <w:rsid w:val="00684A4A"/>
    <w:rsid w:val="00684FB4"/>
    <w:rsid w:val="00686373"/>
    <w:rsid w:val="00690A6D"/>
    <w:rsid w:val="00691047"/>
    <w:rsid w:val="0069243D"/>
    <w:rsid w:val="006968FE"/>
    <w:rsid w:val="00696946"/>
    <w:rsid w:val="00697474"/>
    <w:rsid w:val="0069772F"/>
    <w:rsid w:val="006A0C09"/>
    <w:rsid w:val="006A1DDB"/>
    <w:rsid w:val="006A384E"/>
    <w:rsid w:val="006A4DA4"/>
    <w:rsid w:val="006A59BA"/>
    <w:rsid w:val="006A5BAC"/>
    <w:rsid w:val="006A6A0A"/>
    <w:rsid w:val="006B0D45"/>
    <w:rsid w:val="006B1061"/>
    <w:rsid w:val="006B235F"/>
    <w:rsid w:val="006B3131"/>
    <w:rsid w:val="006B419A"/>
    <w:rsid w:val="006B4375"/>
    <w:rsid w:val="006B5E9C"/>
    <w:rsid w:val="006B653F"/>
    <w:rsid w:val="006B7373"/>
    <w:rsid w:val="006B7E1E"/>
    <w:rsid w:val="006C27BC"/>
    <w:rsid w:val="006C2B9A"/>
    <w:rsid w:val="006C53B3"/>
    <w:rsid w:val="006C6327"/>
    <w:rsid w:val="006C6CC4"/>
    <w:rsid w:val="006C76AE"/>
    <w:rsid w:val="006D0813"/>
    <w:rsid w:val="006D0F91"/>
    <w:rsid w:val="006D1A66"/>
    <w:rsid w:val="006D22D9"/>
    <w:rsid w:val="006D324C"/>
    <w:rsid w:val="006D5D47"/>
    <w:rsid w:val="006D606B"/>
    <w:rsid w:val="006D6B49"/>
    <w:rsid w:val="006E058B"/>
    <w:rsid w:val="006E1A0B"/>
    <w:rsid w:val="006E2317"/>
    <w:rsid w:val="006E365F"/>
    <w:rsid w:val="006E3E7D"/>
    <w:rsid w:val="006E41A4"/>
    <w:rsid w:val="006E4B7A"/>
    <w:rsid w:val="006E529D"/>
    <w:rsid w:val="006E6713"/>
    <w:rsid w:val="006E7EB8"/>
    <w:rsid w:val="006F416C"/>
    <w:rsid w:val="006F4472"/>
    <w:rsid w:val="006F54A4"/>
    <w:rsid w:val="006F58DC"/>
    <w:rsid w:val="006F6832"/>
    <w:rsid w:val="006F6B54"/>
    <w:rsid w:val="00700913"/>
    <w:rsid w:val="007017CF"/>
    <w:rsid w:val="00701FC4"/>
    <w:rsid w:val="00704981"/>
    <w:rsid w:val="00705488"/>
    <w:rsid w:val="0070559E"/>
    <w:rsid w:val="00705677"/>
    <w:rsid w:val="00706010"/>
    <w:rsid w:val="007068BC"/>
    <w:rsid w:val="007077DA"/>
    <w:rsid w:val="00707CDE"/>
    <w:rsid w:val="00707FB8"/>
    <w:rsid w:val="00711660"/>
    <w:rsid w:val="007119BF"/>
    <w:rsid w:val="00711BA2"/>
    <w:rsid w:val="00711BBE"/>
    <w:rsid w:val="00711E91"/>
    <w:rsid w:val="0071436A"/>
    <w:rsid w:val="0071477B"/>
    <w:rsid w:val="0071632B"/>
    <w:rsid w:val="0071693E"/>
    <w:rsid w:val="0071756B"/>
    <w:rsid w:val="0072111F"/>
    <w:rsid w:val="007231F1"/>
    <w:rsid w:val="00723AF7"/>
    <w:rsid w:val="00725674"/>
    <w:rsid w:val="00725E97"/>
    <w:rsid w:val="00725F5F"/>
    <w:rsid w:val="00726B33"/>
    <w:rsid w:val="00726BF9"/>
    <w:rsid w:val="00726FAD"/>
    <w:rsid w:val="0073033B"/>
    <w:rsid w:val="00730D06"/>
    <w:rsid w:val="00730D63"/>
    <w:rsid w:val="0073159A"/>
    <w:rsid w:val="007335E3"/>
    <w:rsid w:val="00734C95"/>
    <w:rsid w:val="007366C4"/>
    <w:rsid w:val="0073718E"/>
    <w:rsid w:val="00737A33"/>
    <w:rsid w:val="00737ADC"/>
    <w:rsid w:val="00737D4E"/>
    <w:rsid w:val="007402D7"/>
    <w:rsid w:val="00740903"/>
    <w:rsid w:val="00741B41"/>
    <w:rsid w:val="00741C31"/>
    <w:rsid w:val="0074390D"/>
    <w:rsid w:val="00743EF0"/>
    <w:rsid w:val="00746EF5"/>
    <w:rsid w:val="00746F41"/>
    <w:rsid w:val="007500AE"/>
    <w:rsid w:val="00750595"/>
    <w:rsid w:val="007505AF"/>
    <w:rsid w:val="0075142F"/>
    <w:rsid w:val="00751808"/>
    <w:rsid w:val="00753162"/>
    <w:rsid w:val="00755CED"/>
    <w:rsid w:val="00755DD4"/>
    <w:rsid w:val="00756727"/>
    <w:rsid w:val="00756F52"/>
    <w:rsid w:val="00757261"/>
    <w:rsid w:val="00757D6E"/>
    <w:rsid w:val="0076064A"/>
    <w:rsid w:val="00761B34"/>
    <w:rsid w:val="007634B4"/>
    <w:rsid w:val="00764094"/>
    <w:rsid w:val="007641C7"/>
    <w:rsid w:val="007649B1"/>
    <w:rsid w:val="00764C85"/>
    <w:rsid w:val="00764C98"/>
    <w:rsid w:val="00765D47"/>
    <w:rsid w:val="00766849"/>
    <w:rsid w:val="0076732F"/>
    <w:rsid w:val="00771363"/>
    <w:rsid w:val="007717BB"/>
    <w:rsid w:val="00774423"/>
    <w:rsid w:val="00777F36"/>
    <w:rsid w:val="00782310"/>
    <w:rsid w:val="0078412D"/>
    <w:rsid w:val="00784185"/>
    <w:rsid w:val="007843BB"/>
    <w:rsid w:val="00785AC7"/>
    <w:rsid w:val="00786598"/>
    <w:rsid w:val="00786C40"/>
    <w:rsid w:val="00786F89"/>
    <w:rsid w:val="00787EDD"/>
    <w:rsid w:val="007903F7"/>
    <w:rsid w:val="007919E0"/>
    <w:rsid w:val="00792F1C"/>
    <w:rsid w:val="0079310C"/>
    <w:rsid w:val="00793C34"/>
    <w:rsid w:val="0079413C"/>
    <w:rsid w:val="007947E5"/>
    <w:rsid w:val="0079502F"/>
    <w:rsid w:val="00795551"/>
    <w:rsid w:val="00795588"/>
    <w:rsid w:val="007963C9"/>
    <w:rsid w:val="007967B4"/>
    <w:rsid w:val="007968BF"/>
    <w:rsid w:val="00797ED0"/>
    <w:rsid w:val="007A0341"/>
    <w:rsid w:val="007A0A09"/>
    <w:rsid w:val="007A0B72"/>
    <w:rsid w:val="007A5555"/>
    <w:rsid w:val="007A6123"/>
    <w:rsid w:val="007A6CD7"/>
    <w:rsid w:val="007A71B4"/>
    <w:rsid w:val="007B0E6C"/>
    <w:rsid w:val="007B10BA"/>
    <w:rsid w:val="007B171E"/>
    <w:rsid w:val="007B1873"/>
    <w:rsid w:val="007B1AA0"/>
    <w:rsid w:val="007B4492"/>
    <w:rsid w:val="007B4F89"/>
    <w:rsid w:val="007B5388"/>
    <w:rsid w:val="007B5D6D"/>
    <w:rsid w:val="007C01DD"/>
    <w:rsid w:val="007C15AE"/>
    <w:rsid w:val="007C252C"/>
    <w:rsid w:val="007C2BA7"/>
    <w:rsid w:val="007C370C"/>
    <w:rsid w:val="007C4D81"/>
    <w:rsid w:val="007C5E06"/>
    <w:rsid w:val="007C60BD"/>
    <w:rsid w:val="007C72A1"/>
    <w:rsid w:val="007D010B"/>
    <w:rsid w:val="007D1D0D"/>
    <w:rsid w:val="007D2190"/>
    <w:rsid w:val="007D31F3"/>
    <w:rsid w:val="007D3202"/>
    <w:rsid w:val="007D3288"/>
    <w:rsid w:val="007D4322"/>
    <w:rsid w:val="007D4F26"/>
    <w:rsid w:val="007D59B3"/>
    <w:rsid w:val="007D6BAB"/>
    <w:rsid w:val="007E155D"/>
    <w:rsid w:val="007E21B9"/>
    <w:rsid w:val="007E2879"/>
    <w:rsid w:val="007E2AC5"/>
    <w:rsid w:val="007E3550"/>
    <w:rsid w:val="007E3605"/>
    <w:rsid w:val="007E4DA8"/>
    <w:rsid w:val="007E58B9"/>
    <w:rsid w:val="007E599B"/>
    <w:rsid w:val="007E6718"/>
    <w:rsid w:val="007F12A3"/>
    <w:rsid w:val="007F16CD"/>
    <w:rsid w:val="007F1CD4"/>
    <w:rsid w:val="007F258F"/>
    <w:rsid w:val="007F2716"/>
    <w:rsid w:val="007F3C6C"/>
    <w:rsid w:val="007F570E"/>
    <w:rsid w:val="007F7E4D"/>
    <w:rsid w:val="007F7EC1"/>
    <w:rsid w:val="00802883"/>
    <w:rsid w:val="00802C37"/>
    <w:rsid w:val="00803240"/>
    <w:rsid w:val="0080610D"/>
    <w:rsid w:val="00810195"/>
    <w:rsid w:val="00810E91"/>
    <w:rsid w:val="00811FAA"/>
    <w:rsid w:val="00814E68"/>
    <w:rsid w:val="008159D7"/>
    <w:rsid w:val="00815A1E"/>
    <w:rsid w:val="008161A5"/>
    <w:rsid w:val="00816BBA"/>
    <w:rsid w:val="00822352"/>
    <w:rsid w:val="008224EE"/>
    <w:rsid w:val="00825C4A"/>
    <w:rsid w:val="00825CCF"/>
    <w:rsid w:val="0083085B"/>
    <w:rsid w:val="00831872"/>
    <w:rsid w:val="008318B6"/>
    <w:rsid w:val="00832DC7"/>
    <w:rsid w:val="008338E4"/>
    <w:rsid w:val="0083468E"/>
    <w:rsid w:val="00834E53"/>
    <w:rsid w:val="00835D43"/>
    <w:rsid w:val="00836531"/>
    <w:rsid w:val="0083740E"/>
    <w:rsid w:val="00840D6D"/>
    <w:rsid w:val="00841572"/>
    <w:rsid w:val="00843EFA"/>
    <w:rsid w:val="00844FC7"/>
    <w:rsid w:val="008455C4"/>
    <w:rsid w:val="008458C1"/>
    <w:rsid w:val="0084603D"/>
    <w:rsid w:val="008460DE"/>
    <w:rsid w:val="00846A3E"/>
    <w:rsid w:val="00846CC8"/>
    <w:rsid w:val="00850F3D"/>
    <w:rsid w:val="008517E8"/>
    <w:rsid w:val="0085248F"/>
    <w:rsid w:val="0085255F"/>
    <w:rsid w:val="00854639"/>
    <w:rsid w:val="0085547D"/>
    <w:rsid w:val="00855560"/>
    <w:rsid w:val="00856A71"/>
    <w:rsid w:val="00857D36"/>
    <w:rsid w:val="00857DA1"/>
    <w:rsid w:val="00861412"/>
    <w:rsid w:val="00861A9B"/>
    <w:rsid w:val="00862ABD"/>
    <w:rsid w:val="008654BB"/>
    <w:rsid w:val="00865AB1"/>
    <w:rsid w:val="0086664E"/>
    <w:rsid w:val="0086727F"/>
    <w:rsid w:val="008674AC"/>
    <w:rsid w:val="0086779C"/>
    <w:rsid w:val="008705A0"/>
    <w:rsid w:val="008706FE"/>
    <w:rsid w:val="008707C7"/>
    <w:rsid w:val="00871F85"/>
    <w:rsid w:val="008737DF"/>
    <w:rsid w:val="0087493A"/>
    <w:rsid w:val="00875456"/>
    <w:rsid w:val="00876EC7"/>
    <w:rsid w:val="00877F7C"/>
    <w:rsid w:val="008805F5"/>
    <w:rsid w:val="00881E21"/>
    <w:rsid w:val="00882323"/>
    <w:rsid w:val="00882808"/>
    <w:rsid w:val="008831C8"/>
    <w:rsid w:val="00883CEF"/>
    <w:rsid w:val="00884485"/>
    <w:rsid w:val="008855E4"/>
    <w:rsid w:val="00885C99"/>
    <w:rsid w:val="00885F2A"/>
    <w:rsid w:val="008877B5"/>
    <w:rsid w:val="008879C6"/>
    <w:rsid w:val="008907D0"/>
    <w:rsid w:val="00890CA6"/>
    <w:rsid w:val="00892B09"/>
    <w:rsid w:val="00893CEB"/>
    <w:rsid w:val="00894059"/>
    <w:rsid w:val="0089507C"/>
    <w:rsid w:val="008951C9"/>
    <w:rsid w:val="008957E3"/>
    <w:rsid w:val="008970FB"/>
    <w:rsid w:val="008975C7"/>
    <w:rsid w:val="00897855"/>
    <w:rsid w:val="008A11D4"/>
    <w:rsid w:val="008A143B"/>
    <w:rsid w:val="008A1768"/>
    <w:rsid w:val="008A370F"/>
    <w:rsid w:val="008A3936"/>
    <w:rsid w:val="008A4656"/>
    <w:rsid w:val="008A4684"/>
    <w:rsid w:val="008A47D7"/>
    <w:rsid w:val="008A6887"/>
    <w:rsid w:val="008B0400"/>
    <w:rsid w:val="008B0D32"/>
    <w:rsid w:val="008B17A3"/>
    <w:rsid w:val="008B20F9"/>
    <w:rsid w:val="008B5931"/>
    <w:rsid w:val="008B66C3"/>
    <w:rsid w:val="008B68C0"/>
    <w:rsid w:val="008B6F9C"/>
    <w:rsid w:val="008C054B"/>
    <w:rsid w:val="008C0616"/>
    <w:rsid w:val="008C15D1"/>
    <w:rsid w:val="008C1A20"/>
    <w:rsid w:val="008C2725"/>
    <w:rsid w:val="008C2816"/>
    <w:rsid w:val="008C401E"/>
    <w:rsid w:val="008C50E5"/>
    <w:rsid w:val="008D091F"/>
    <w:rsid w:val="008D156D"/>
    <w:rsid w:val="008D1F89"/>
    <w:rsid w:val="008D35C3"/>
    <w:rsid w:val="008D3E56"/>
    <w:rsid w:val="008D3FEB"/>
    <w:rsid w:val="008D6685"/>
    <w:rsid w:val="008D706F"/>
    <w:rsid w:val="008D77BC"/>
    <w:rsid w:val="008E0F67"/>
    <w:rsid w:val="008E1203"/>
    <w:rsid w:val="008E1EDF"/>
    <w:rsid w:val="008E2012"/>
    <w:rsid w:val="008E2DAA"/>
    <w:rsid w:val="008E3D2E"/>
    <w:rsid w:val="008E465F"/>
    <w:rsid w:val="008E4D59"/>
    <w:rsid w:val="008E7EC9"/>
    <w:rsid w:val="008F2247"/>
    <w:rsid w:val="008F2959"/>
    <w:rsid w:val="008F2CC1"/>
    <w:rsid w:val="008F325A"/>
    <w:rsid w:val="008F399B"/>
    <w:rsid w:val="008F460B"/>
    <w:rsid w:val="008F7471"/>
    <w:rsid w:val="008F7B51"/>
    <w:rsid w:val="008F7E21"/>
    <w:rsid w:val="009004DC"/>
    <w:rsid w:val="00901841"/>
    <w:rsid w:val="00902C76"/>
    <w:rsid w:val="00902F31"/>
    <w:rsid w:val="009068BA"/>
    <w:rsid w:val="00911D24"/>
    <w:rsid w:val="009135F1"/>
    <w:rsid w:val="00913680"/>
    <w:rsid w:val="00913ECB"/>
    <w:rsid w:val="00916B82"/>
    <w:rsid w:val="00916CE8"/>
    <w:rsid w:val="00917729"/>
    <w:rsid w:val="00920241"/>
    <w:rsid w:val="00921166"/>
    <w:rsid w:val="00921233"/>
    <w:rsid w:val="00921355"/>
    <w:rsid w:val="009218AD"/>
    <w:rsid w:val="009218E7"/>
    <w:rsid w:val="00922828"/>
    <w:rsid w:val="00922BEC"/>
    <w:rsid w:val="00922BFD"/>
    <w:rsid w:val="0092360B"/>
    <w:rsid w:val="00925423"/>
    <w:rsid w:val="00925952"/>
    <w:rsid w:val="00926ED2"/>
    <w:rsid w:val="009279B1"/>
    <w:rsid w:val="009300E8"/>
    <w:rsid w:val="0093220E"/>
    <w:rsid w:val="00933241"/>
    <w:rsid w:val="009333FB"/>
    <w:rsid w:val="0093519B"/>
    <w:rsid w:val="00935F09"/>
    <w:rsid w:val="00936A86"/>
    <w:rsid w:val="0093799E"/>
    <w:rsid w:val="00937EB9"/>
    <w:rsid w:val="00937EC4"/>
    <w:rsid w:val="009403C2"/>
    <w:rsid w:val="00940D33"/>
    <w:rsid w:val="0094108B"/>
    <w:rsid w:val="009411A0"/>
    <w:rsid w:val="00943E73"/>
    <w:rsid w:val="0094581D"/>
    <w:rsid w:val="00945AC8"/>
    <w:rsid w:val="009464E7"/>
    <w:rsid w:val="00946FF5"/>
    <w:rsid w:val="009476EC"/>
    <w:rsid w:val="009503BC"/>
    <w:rsid w:val="009536B0"/>
    <w:rsid w:val="00953877"/>
    <w:rsid w:val="00953AA1"/>
    <w:rsid w:val="00953DAE"/>
    <w:rsid w:val="009549E7"/>
    <w:rsid w:val="00954CB0"/>
    <w:rsid w:val="0095527A"/>
    <w:rsid w:val="009552C0"/>
    <w:rsid w:val="00955A36"/>
    <w:rsid w:val="00955D36"/>
    <w:rsid w:val="0095666F"/>
    <w:rsid w:val="0095763B"/>
    <w:rsid w:val="00957A7D"/>
    <w:rsid w:val="0095AD26"/>
    <w:rsid w:val="0096008F"/>
    <w:rsid w:val="00960AA9"/>
    <w:rsid w:val="00962C12"/>
    <w:rsid w:val="009644DE"/>
    <w:rsid w:val="00964773"/>
    <w:rsid w:val="00964AA4"/>
    <w:rsid w:val="009656EF"/>
    <w:rsid w:val="00965B55"/>
    <w:rsid w:val="009679A1"/>
    <w:rsid w:val="00972923"/>
    <w:rsid w:val="00972D81"/>
    <w:rsid w:val="009741F1"/>
    <w:rsid w:val="00974353"/>
    <w:rsid w:val="009766E5"/>
    <w:rsid w:val="009772C1"/>
    <w:rsid w:val="009802F5"/>
    <w:rsid w:val="00980419"/>
    <w:rsid w:val="00980D56"/>
    <w:rsid w:val="0098129F"/>
    <w:rsid w:val="009812D8"/>
    <w:rsid w:val="009815CD"/>
    <w:rsid w:val="009820E7"/>
    <w:rsid w:val="00982275"/>
    <w:rsid w:val="0098237B"/>
    <w:rsid w:val="00982D52"/>
    <w:rsid w:val="00984E40"/>
    <w:rsid w:val="00985066"/>
    <w:rsid w:val="00987424"/>
    <w:rsid w:val="00987D2F"/>
    <w:rsid w:val="009902B8"/>
    <w:rsid w:val="00991026"/>
    <w:rsid w:val="009911AA"/>
    <w:rsid w:val="009931C8"/>
    <w:rsid w:val="00993BC7"/>
    <w:rsid w:val="00995012"/>
    <w:rsid w:val="009950A4"/>
    <w:rsid w:val="009950AF"/>
    <w:rsid w:val="00995A22"/>
    <w:rsid w:val="009961D6"/>
    <w:rsid w:val="009963DE"/>
    <w:rsid w:val="00996FD1"/>
    <w:rsid w:val="00997A9A"/>
    <w:rsid w:val="009A1ECE"/>
    <w:rsid w:val="009A29FA"/>
    <w:rsid w:val="009A2C59"/>
    <w:rsid w:val="009A3A05"/>
    <w:rsid w:val="009A6330"/>
    <w:rsid w:val="009B215C"/>
    <w:rsid w:val="009B29F2"/>
    <w:rsid w:val="009B2CA9"/>
    <w:rsid w:val="009B49AB"/>
    <w:rsid w:val="009B5505"/>
    <w:rsid w:val="009B5A97"/>
    <w:rsid w:val="009B7266"/>
    <w:rsid w:val="009B781A"/>
    <w:rsid w:val="009C03A9"/>
    <w:rsid w:val="009C5BA5"/>
    <w:rsid w:val="009C61DF"/>
    <w:rsid w:val="009C74F8"/>
    <w:rsid w:val="009C7ECE"/>
    <w:rsid w:val="009D13BC"/>
    <w:rsid w:val="009D1B42"/>
    <w:rsid w:val="009D34BD"/>
    <w:rsid w:val="009D5AB3"/>
    <w:rsid w:val="009D5BFA"/>
    <w:rsid w:val="009D5E5F"/>
    <w:rsid w:val="009E06EE"/>
    <w:rsid w:val="009E30B2"/>
    <w:rsid w:val="009E4D24"/>
    <w:rsid w:val="009E52BA"/>
    <w:rsid w:val="009E633A"/>
    <w:rsid w:val="009E6FBC"/>
    <w:rsid w:val="009F00E9"/>
    <w:rsid w:val="009F0A9F"/>
    <w:rsid w:val="009F2C05"/>
    <w:rsid w:val="009F305E"/>
    <w:rsid w:val="009F3065"/>
    <w:rsid w:val="009F309C"/>
    <w:rsid w:val="009F4580"/>
    <w:rsid w:val="009F573D"/>
    <w:rsid w:val="009F736A"/>
    <w:rsid w:val="009F73BD"/>
    <w:rsid w:val="00A00D0F"/>
    <w:rsid w:val="00A016ED"/>
    <w:rsid w:val="00A0198E"/>
    <w:rsid w:val="00A01FC7"/>
    <w:rsid w:val="00A03915"/>
    <w:rsid w:val="00A03DDB"/>
    <w:rsid w:val="00A04990"/>
    <w:rsid w:val="00A054D6"/>
    <w:rsid w:val="00A06CE8"/>
    <w:rsid w:val="00A103AF"/>
    <w:rsid w:val="00A10653"/>
    <w:rsid w:val="00A119FB"/>
    <w:rsid w:val="00A11A84"/>
    <w:rsid w:val="00A14113"/>
    <w:rsid w:val="00A176EB"/>
    <w:rsid w:val="00A20A87"/>
    <w:rsid w:val="00A20E5F"/>
    <w:rsid w:val="00A21FCE"/>
    <w:rsid w:val="00A23E62"/>
    <w:rsid w:val="00A2423F"/>
    <w:rsid w:val="00A25095"/>
    <w:rsid w:val="00A25730"/>
    <w:rsid w:val="00A2617C"/>
    <w:rsid w:val="00A26AEF"/>
    <w:rsid w:val="00A276ED"/>
    <w:rsid w:val="00A27C68"/>
    <w:rsid w:val="00A30104"/>
    <w:rsid w:val="00A30149"/>
    <w:rsid w:val="00A30686"/>
    <w:rsid w:val="00A31177"/>
    <w:rsid w:val="00A31704"/>
    <w:rsid w:val="00A31F0D"/>
    <w:rsid w:val="00A32222"/>
    <w:rsid w:val="00A32E29"/>
    <w:rsid w:val="00A33D2F"/>
    <w:rsid w:val="00A34EAF"/>
    <w:rsid w:val="00A357E3"/>
    <w:rsid w:val="00A3733F"/>
    <w:rsid w:val="00A40708"/>
    <w:rsid w:val="00A40E4A"/>
    <w:rsid w:val="00A41141"/>
    <w:rsid w:val="00A425CE"/>
    <w:rsid w:val="00A44C5A"/>
    <w:rsid w:val="00A450AA"/>
    <w:rsid w:val="00A451EA"/>
    <w:rsid w:val="00A45680"/>
    <w:rsid w:val="00A4569C"/>
    <w:rsid w:val="00A461D5"/>
    <w:rsid w:val="00A47493"/>
    <w:rsid w:val="00A47761"/>
    <w:rsid w:val="00A501D2"/>
    <w:rsid w:val="00A501DA"/>
    <w:rsid w:val="00A509F2"/>
    <w:rsid w:val="00A50C69"/>
    <w:rsid w:val="00A510D4"/>
    <w:rsid w:val="00A521AB"/>
    <w:rsid w:val="00A5250E"/>
    <w:rsid w:val="00A52DFF"/>
    <w:rsid w:val="00A53808"/>
    <w:rsid w:val="00A5409D"/>
    <w:rsid w:val="00A567D4"/>
    <w:rsid w:val="00A56BEA"/>
    <w:rsid w:val="00A573D8"/>
    <w:rsid w:val="00A57AFA"/>
    <w:rsid w:val="00A57C34"/>
    <w:rsid w:val="00A606EA"/>
    <w:rsid w:val="00A60975"/>
    <w:rsid w:val="00A60B55"/>
    <w:rsid w:val="00A60D41"/>
    <w:rsid w:val="00A60FC0"/>
    <w:rsid w:val="00A624B0"/>
    <w:rsid w:val="00A62856"/>
    <w:rsid w:val="00A63AF9"/>
    <w:rsid w:val="00A644C5"/>
    <w:rsid w:val="00A64E8A"/>
    <w:rsid w:val="00A6755A"/>
    <w:rsid w:val="00A710F6"/>
    <w:rsid w:val="00A711CF"/>
    <w:rsid w:val="00A71B56"/>
    <w:rsid w:val="00A723AA"/>
    <w:rsid w:val="00A7255E"/>
    <w:rsid w:val="00A72727"/>
    <w:rsid w:val="00A73663"/>
    <w:rsid w:val="00A736D8"/>
    <w:rsid w:val="00A76C45"/>
    <w:rsid w:val="00A76EFE"/>
    <w:rsid w:val="00A7745F"/>
    <w:rsid w:val="00A77F0E"/>
    <w:rsid w:val="00A82325"/>
    <w:rsid w:val="00A833D8"/>
    <w:rsid w:val="00A854DB"/>
    <w:rsid w:val="00A86169"/>
    <w:rsid w:val="00A87112"/>
    <w:rsid w:val="00A903E8"/>
    <w:rsid w:val="00A91590"/>
    <w:rsid w:val="00A9277A"/>
    <w:rsid w:val="00A93E13"/>
    <w:rsid w:val="00A93E80"/>
    <w:rsid w:val="00A94BAD"/>
    <w:rsid w:val="00A95B82"/>
    <w:rsid w:val="00A96289"/>
    <w:rsid w:val="00A96976"/>
    <w:rsid w:val="00A97452"/>
    <w:rsid w:val="00A974B7"/>
    <w:rsid w:val="00A979DC"/>
    <w:rsid w:val="00A97AED"/>
    <w:rsid w:val="00A97CED"/>
    <w:rsid w:val="00AA0595"/>
    <w:rsid w:val="00AA3A40"/>
    <w:rsid w:val="00AA506C"/>
    <w:rsid w:val="00AA6B56"/>
    <w:rsid w:val="00AA6E85"/>
    <w:rsid w:val="00AA7563"/>
    <w:rsid w:val="00AB0435"/>
    <w:rsid w:val="00AB0EB0"/>
    <w:rsid w:val="00AB1488"/>
    <w:rsid w:val="00AB2EE3"/>
    <w:rsid w:val="00AB2FAC"/>
    <w:rsid w:val="00AB354F"/>
    <w:rsid w:val="00AB384E"/>
    <w:rsid w:val="00AB3D22"/>
    <w:rsid w:val="00AB5136"/>
    <w:rsid w:val="00AB7021"/>
    <w:rsid w:val="00AB7C45"/>
    <w:rsid w:val="00AC04C9"/>
    <w:rsid w:val="00AC07D6"/>
    <w:rsid w:val="00AC105A"/>
    <w:rsid w:val="00AC14E0"/>
    <w:rsid w:val="00AC3BB6"/>
    <w:rsid w:val="00AC41AC"/>
    <w:rsid w:val="00AC4240"/>
    <w:rsid w:val="00AC45A1"/>
    <w:rsid w:val="00AC4968"/>
    <w:rsid w:val="00AC55CA"/>
    <w:rsid w:val="00AC66E2"/>
    <w:rsid w:val="00AC6F4E"/>
    <w:rsid w:val="00AC74C2"/>
    <w:rsid w:val="00AD096C"/>
    <w:rsid w:val="00AD1E74"/>
    <w:rsid w:val="00AD3168"/>
    <w:rsid w:val="00AD361A"/>
    <w:rsid w:val="00AD404A"/>
    <w:rsid w:val="00AD5595"/>
    <w:rsid w:val="00AD690F"/>
    <w:rsid w:val="00AD762E"/>
    <w:rsid w:val="00AD7639"/>
    <w:rsid w:val="00AE076B"/>
    <w:rsid w:val="00AE08BC"/>
    <w:rsid w:val="00AE101D"/>
    <w:rsid w:val="00AE2E8E"/>
    <w:rsid w:val="00AE5B58"/>
    <w:rsid w:val="00AE6CB9"/>
    <w:rsid w:val="00AF1804"/>
    <w:rsid w:val="00AF1AE3"/>
    <w:rsid w:val="00AF3122"/>
    <w:rsid w:val="00AF3E8D"/>
    <w:rsid w:val="00AF52A9"/>
    <w:rsid w:val="00AF5858"/>
    <w:rsid w:val="00AF6239"/>
    <w:rsid w:val="00B02AB4"/>
    <w:rsid w:val="00B036CE"/>
    <w:rsid w:val="00B03E80"/>
    <w:rsid w:val="00B045BD"/>
    <w:rsid w:val="00B05068"/>
    <w:rsid w:val="00B0540F"/>
    <w:rsid w:val="00B05983"/>
    <w:rsid w:val="00B06C85"/>
    <w:rsid w:val="00B0744D"/>
    <w:rsid w:val="00B10A3B"/>
    <w:rsid w:val="00B10BF7"/>
    <w:rsid w:val="00B11A73"/>
    <w:rsid w:val="00B11A77"/>
    <w:rsid w:val="00B11C77"/>
    <w:rsid w:val="00B13438"/>
    <w:rsid w:val="00B14608"/>
    <w:rsid w:val="00B1474A"/>
    <w:rsid w:val="00B15073"/>
    <w:rsid w:val="00B156C2"/>
    <w:rsid w:val="00B162A9"/>
    <w:rsid w:val="00B217BC"/>
    <w:rsid w:val="00B21914"/>
    <w:rsid w:val="00B21F89"/>
    <w:rsid w:val="00B236A0"/>
    <w:rsid w:val="00B238E0"/>
    <w:rsid w:val="00B23EE1"/>
    <w:rsid w:val="00B24120"/>
    <w:rsid w:val="00B2419F"/>
    <w:rsid w:val="00B252F1"/>
    <w:rsid w:val="00B26947"/>
    <w:rsid w:val="00B27CBB"/>
    <w:rsid w:val="00B300B1"/>
    <w:rsid w:val="00B306B6"/>
    <w:rsid w:val="00B30A72"/>
    <w:rsid w:val="00B31ABB"/>
    <w:rsid w:val="00B339FC"/>
    <w:rsid w:val="00B34744"/>
    <w:rsid w:val="00B35B0A"/>
    <w:rsid w:val="00B36B27"/>
    <w:rsid w:val="00B37392"/>
    <w:rsid w:val="00B37985"/>
    <w:rsid w:val="00B41802"/>
    <w:rsid w:val="00B41D50"/>
    <w:rsid w:val="00B41DE2"/>
    <w:rsid w:val="00B41FF5"/>
    <w:rsid w:val="00B4279B"/>
    <w:rsid w:val="00B4325A"/>
    <w:rsid w:val="00B44278"/>
    <w:rsid w:val="00B458A5"/>
    <w:rsid w:val="00B46991"/>
    <w:rsid w:val="00B469BD"/>
    <w:rsid w:val="00B47A08"/>
    <w:rsid w:val="00B50997"/>
    <w:rsid w:val="00B50A55"/>
    <w:rsid w:val="00B50C7E"/>
    <w:rsid w:val="00B50DD0"/>
    <w:rsid w:val="00B51097"/>
    <w:rsid w:val="00B53E11"/>
    <w:rsid w:val="00B55CD8"/>
    <w:rsid w:val="00B55F2F"/>
    <w:rsid w:val="00B56332"/>
    <w:rsid w:val="00B57444"/>
    <w:rsid w:val="00B57D09"/>
    <w:rsid w:val="00B61353"/>
    <w:rsid w:val="00B62E34"/>
    <w:rsid w:val="00B6457A"/>
    <w:rsid w:val="00B64FA1"/>
    <w:rsid w:val="00B66664"/>
    <w:rsid w:val="00B7003A"/>
    <w:rsid w:val="00B71A19"/>
    <w:rsid w:val="00B7283A"/>
    <w:rsid w:val="00B72A91"/>
    <w:rsid w:val="00B73B07"/>
    <w:rsid w:val="00B7500E"/>
    <w:rsid w:val="00B768E3"/>
    <w:rsid w:val="00B77F91"/>
    <w:rsid w:val="00B81361"/>
    <w:rsid w:val="00B82364"/>
    <w:rsid w:val="00B83D35"/>
    <w:rsid w:val="00B8444E"/>
    <w:rsid w:val="00B87E9F"/>
    <w:rsid w:val="00B90018"/>
    <w:rsid w:val="00B90726"/>
    <w:rsid w:val="00B91699"/>
    <w:rsid w:val="00B918FD"/>
    <w:rsid w:val="00B92531"/>
    <w:rsid w:val="00B927ED"/>
    <w:rsid w:val="00B92AC5"/>
    <w:rsid w:val="00B92C96"/>
    <w:rsid w:val="00B931CD"/>
    <w:rsid w:val="00B94F24"/>
    <w:rsid w:val="00B95176"/>
    <w:rsid w:val="00B95202"/>
    <w:rsid w:val="00B95384"/>
    <w:rsid w:val="00B9785F"/>
    <w:rsid w:val="00BA0B98"/>
    <w:rsid w:val="00BA12A5"/>
    <w:rsid w:val="00BA22B6"/>
    <w:rsid w:val="00BA2DDD"/>
    <w:rsid w:val="00BA3C8A"/>
    <w:rsid w:val="00BA548A"/>
    <w:rsid w:val="00BA6EFE"/>
    <w:rsid w:val="00BA75C8"/>
    <w:rsid w:val="00BA7B99"/>
    <w:rsid w:val="00BB05A4"/>
    <w:rsid w:val="00BB13F5"/>
    <w:rsid w:val="00BB22C0"/>
    <w:rsid w:val="00BB26AA"/>
    <w:rsid w:val="00BB3350"/>
    <w:rsid w:val="00BB4451"/>
    <w:rsid w:val="00BB62AA"/>
    <w:rsid w:val="00BB67A4"/>
    <w:rsid w:val="00BB766C"/>
    <w:rsid w:val="00BB768A"/>
    <w:rsid w:val="00BC0D9E"/>
    <w:rsid w:val="00BC0FC0"/>
    <w:rsid w:val="00BC25A5"/>
    <w:rsid w:val="00BC2840"/>
    <w:rsid w:val="00BC6F30"/>
    <w:rsid w:val="00BC7C6E"/>
    <w:rsid w:val="00BD0163"/>
    <w:rsid w:val="00BD0F48"/>
    <w:rsid w:val="00BD2C78"/>
    <w:rsid w:val="00BD3983"/>
    <w:rsid w:val="00BD4B1F"/>
    <w:rsid w:val="00BD64A9"/>
    <w:rsid w:val="00BD70FC"/>
    <w:rsid w:val="00BD710B"/>
    <w:rsid w:val="00BE01BE"/>
    <w:rsid w:val="00BE3459"/>
    <w:rsid w:val="00BE3D6C"/>
    <w:rsid w:val="00BE4C7D"/>
    <w:rsid w:val="00BE5085"/>
    <w:rsid w:val="00BE55AB"/>
    <w:rsid w:val="00BE5C48"/>
    <w:rsid w:val="00BE6C7E"/>
    <w:rsid w:val="00BE7257"/>
    <w:rsid w:val="00BE7328"/>
    <w:rsid w:val="00BE755C"/>
    <w:rsid w:val="00BF054D"/>
    <w:rsid w:val="00BF06A0"/>
    <w:rsid w:val="00BF0DE9"/>
    <w:rsid w:val="00BF1A4C"/>
    <w:rsid w:val="00BF402E"/>
    <w:rsid w:val="00BF4C24"/>
    <w:rsid w:val="00BF5B98"/>
    <w:rsid w:val="00BF731E"/>
    <w:rsid w:val="00C01539"/>
    <w:rsid w:val="00C02C7E"/>
    <w:rsid w:val="00C05DD5"/>
    <w:rsid w:val="00C06AF9"/>
    <w:rsid w:val="00C07448"/>
    <w:rsid w:val="00C077EE"/>
    <w:rsid w:val="00C07A94"/>
    <w:rsid w:val="00C07DAC"/>
    <w:rsid w:val="00C14706"/>
    <w:rsid w:val="00C14FC5"/>
    <w:rsid w:val="00C15968"/>
    <w:rsid w:val="00C15FFB"/>
    <w:rsid w:val="00C173E2"/>
    <w:rsid w:val="00C17A41"/>
    <w:rsid w:val="00C17DA2"/>
    <w:rsid w:val="00C20B53"/>
    <w:rsid w:val="00C21761"/>
    <w:rsid w:val="00C22D9F"/>
    <w:rsid w:val="00C236C1"/>
    <w:rsid w:val="00C23DBC"/>
    <w:rsid w:val="00C23E72"/>
    <w:rsid w:val="00C23FF0"/>
    <w:rsid w:val="00C246F0"/>
    <w:rsid w:val="00C24FD0"/>
    <w:rsid w:val="00C2718B"/>
    <w:rsid w:val="00C2730C"/>
    <w:rsid w:val="00C27C53"/>
    <w:rsid w:val="00C30759"/>
    <w:rsid w:val="00C32E0C"/>
    <w:rsid w:val="00C32E81"/>
    <w:rsid w:val="00C33A34"/>
    <w:rsid w:val="00C36607"/>
    <w:rsid w:val="00C37B3B"/>
    <w:rsid w:val="00C37D6A"/>
    <w:rsid w:val="00C41862"/>
    <w:rsid w:val="00C447CB"/>
    <w:rsid w:val="00C45133"/>
    <w:rsid w:val="00C45523"/>
    <w:rsid w:val="00C457E9"/>
    <w:rsid w:val="00C45861"/>
    <w:rsid w:val="00C45C1E"/>
    <w:rsid w:val="00C461C7"/>
    <w:rsid w:val="00C47416"/>
    <w:rsid w:val="00C47B6C"/>
    <w:rsid w:val="00C50636"/>
    <w:rsid w:val="00C50B15"/>
    <w:rsid w:val="00C50E1E"/>
    <w:rsid w:val="00C510CA"/>
    <w:rsid w:val="00C51E99"/>
    <w:rsid w:val="00C52FCD"/>
    <w:rsid w:val="00C56992"/>
    <w:rsid w:val="00C5735E"/>
    <w:rsid w:val="00C61192"/>
    <w:rsid w:val="00C61450"/>
    <w:rsid w:val="00C61B44"/>
    <w:rsid w:val="00C62C7C"/>
    <w:rsid w:val="00C62CE2"/>
    <w:rsid w:val="00C62D28"/>
    <w:rsid w:val="00C65F07"/>
    <w:rsid w:val="00C6615D"/>
    <w:rsid w:val="00C66860"/>
    <w:rsid w:val="00C67215"/>
    <w:rsid w:val="00C67D39"/>
    <w:rsid w:val="00C708E8"/>
    <w:rsid w:val="00C7101A"/>
    <w:rsid w:val="00C725F2"/>
    <w:rsid w:val="00C7338B"/>
    <w:rsid w:val="00C75DBD"/>
    <w:rsid w:val="00C76484"/>
    <w:rsid w:val="00C774E7"/>
    <w:rsid w:val="00C81A2D"/>
    <w:rsid w:val="00C82E2E"/>
    <w:rsid w:val="00C83248"/>
    <w:rsid w:val="00C84315"/>
    <w:rsid w:val="00C85485"/>
    <w:rsid w:val="00C867B7"/>
    <w:rsid w:val="00C871D2"/>
    <w:rsid w:val="00C873D1"/>
    <w:rsid w:val="00C877C1"/>
    <w:rsid w:val="00C877C6"/>
    <w:rsid w:val="00C87BC9"/>
    <w:rsid w:val="00C87DDD"/>
    <w:rsid w:val="00C90E80"/>
    <w:rsid w:val="00C91516"/>
    <w:rsid w:val="00C92542"/>
    <w:rsid w:val="00C93786"/>
    <w:rsid w:val="00C9447A"/>
    <w:rsid w:val="00C94CFB"/>
    <w:rsid w:val="00C97487"/>
    <w:rsid w:val="00CA1197"/>
    <w:rsid w:val="00CA1319"/>
    <w:rsid w:val="00CA1325"/>
    <w:rsid w:val="00CA28D3"/>
    <w:rsid w:val="00CA3618"/>
    <w:rsid w:val="00CA5020"/>
    <w:rsid w:val="00CA6160"/>
    <w:rsid w:val="00CB0D75"/>
    <w:rsid w:val="00CB0DF4"/>
    <w:rsid w:val="00CB1A7B"/>
    <w:rsid w:val="00CB3609"/>
    <w:rsid w:val="00CB5A15"/>
    <w:rsid w:val="00CB5BE2"/>
    <w:rsid w:val="00CB5DA2"/>
    <w:rsid w:val="00CB5F7D"/>
    <w:rsid w:val="00CC2028"/>
    <w:rsid w:val="00CC20E8"/>
    <w:rsid w:val="00CC38B7"/>
    <w:rsid w:val="00CC558F"/>
    <w:rsid w:val="00CC790E"/>
    <w:rsid w:val="00CD0921"/>
    <w:rsid w:val="00CD1A9D"/>
    <w:rsid w:val="00CD22C0"/>
    <w:rsid w:val="00CD26AB"/>
    <w:rsid w:val="00CD2EED"/>
    <w:rsid w:val="00CD3400"/>
    <w:rsid w:val="00CD5B87"/>
    <w:rsid w:val="00CD67EF"/>
    <w:rsid w:val="00CD7F06"/>
    <w:rsid w:val="00CE1990"/>
    <w:rsid w:val="00CE277B"/>
    <w:rsid w:val="00CE2B67"/>
    <w:rsid w:val="00CE726C"/>
    <w:rsid w:val="00CE7BCD"/>
    <w:rsid w:val="00CE7DAC"/>
    <w:rsid w:val="00CE7F2A"/>
    <w:rsid w:val="00CF05DF"/>
    <w:rsid w:val="00CF126B"/>
    <w:rsid w:val="00CF1304"/>
    <w:rsid w:val="00CF14D6"/>
    <w:rsid w:val="00CF1E04"/>
    <w:rsid w:val="00CF2146"/>
    <w:rsid w:val="00CF37FA"/>
    <w:rsid w:val="00CF3A39"/>
    <w:rsid w:val="00CF4A1D"/>
    <w:rsid w:val="00CF6558"/>
    <w:rsid w:val="00CF6719"/>
    <w:rsid w:val="00D01B3C"/>
    <w:rsid w:val="00D01E86"/>
    <w:rsid w:val="00D03F15"/>
    <w:rsid w:val="00D03F9C"/>
    <w:rsid w:val="00D05DA9"/>
    <w:rsid w:val="00D05DD4"/>
    <w:rsid w:val="00D05E52"/>
    <w:rsid w:val="00D063E8"/>
    <w:rsid w:val="00D066DF"/>
    <w:rsid w:val="00D10A3F"/>
    <w:rsid w:val="00D12971"/>
    <w:rsid w:val="00D12C5F"/>
    <w:rsid w:val="00D13491"/>
    <w:rsid w:val="00D151B3"/>
    <w:rsid w:val="00D1536B"/>
    <w:rsid w:val="00D157F7"/>
    <w:rsid w:val="00D164CD"/>
    <w:rsid w:val="00D167E8"/>
    <w:rsid w:val="00D20EB9"/>
    <w:rsid w:val="00D2129F"/>
    <w:rsid w:val="00D221D0"/>
    <w:rsid w:val="00D22909"/>
    <w:rsid w:val="00D22D7F"/>
    <w:rsid w:val="00D23368"/>
    <w:rsid w:val="00D23D94"/>
    <w:rsid w:val="00D24C2D"/>
    <w:rsid w:val="00D2587D"/>
    <w:rsid w:val="00D258C8"/>
    <w:rsid w:val="00D25E67"/>
    <w:rsid w:val="00D27181"/>
    <w:rsid w:val="00D335D8"/>
    <w:rsid w:val="00D35376"/>
    <w:rsid w:val="00D35622"/>
    <w:rsid w:val="00D357C4"/>
    <w:rsid w:val="00D36327"/>
    <w:rsid w:val="00D3798E"/>
    <w:rsid w:val="00D37A65"/>
    <w:rsid w:val="00D425C3"/>
    <w:rsid w:val="00D440EA"/>
    <w:rsid w:val="00D453B3"/>
    <w:rsid w:val="00D45F30"/>
    <w:rsid w:val="00D46158"/>
    <w:rsid w:val="00D47415"/>
    <w:rsid w:val="00D47AA9"/>
    <w:rsid w:val="00D47FC2"/>
    <w:rsid w:val="00D51F45"/>
    <w:rsid w:val="00D53701"/>
    <w:rsid w:val="00D5373F"/>
    <w:rsid w:val="00D537BE"/>
    <w:rsid w:val="00D53C15"/>
    <w:rsid w:val="00D54361"/>
    <w:rsid w:val="00D55FB9"/>
    <w:rsid w:val="00D57223"/>
    <w:rsid w:val="00D61782"/>
    <w:rsid w:val="00D61BFB"/>
    <w:rsid w:val="00D626A9"/>
    <w:rsid w:val="00D62BE5"/>
    <w:rsid w:val="00D64375"/>
    <w:rsid w:val="00D65C8F"/>
    <w:rsid w:val="00D66937"/>
    <w:rsid w:val="00D669BA"/>
    <w:rsid w:val="00D6773C"/>
    <w:rsid w:val="00D6795C"/>
    <w:rsid w:val="00D7005B"/>
    <w:rsid w:val="00D725AE"/>
    <w:rsid w:val="00D7297F"/>
    <w:rsid w:val="00D738E3"/>
    <w:rsid w:val="00D7400C"/>
    <w:rsid w:val="00D74D5C"/>
    <w:rsid w:val="00D750D3"/>
    <w:rsid w:val="00D75163"/>
    <w:rsid w:val="00D7588F"/>
    <w:rsid w:val="00D75913"/>
    <w:rsid w:val="00D75F14"/>
    <w:rsid w:val="00D77336"/>
    <w:rsid w:val="00D80682"/>
    <w:rsid w:val="00D8196B"/>
    <w:rsid w:val="00D83B51"/>
    <w:rsid w:val="00D84321"/>
    <w:rsid w:val="00D860F4"/>
    <w:rsid w:val="00D8662E"/>
    <w:rsid w:val="00D86EDD"/>
    <w:rsid w:val="00D8737A"/>
    <w:rsid w:val="00D87782"/>
    <w:rsid w:val="00D91147"/>
    <w:rsid w:val="00D9124D"/>
    <w:rsid w:val="00D91E6F"/>
    <w:rsid w:val="00D923CB"/>
    <w:rsid w:val="00D93AF1"/>
    <w:rsid w:val="00D94C85"/>
    <w:rsid w:val="00D953F5"/>
    <w:rsid w:val="00D95B0E"/>
    <w:rsid w:val="00D96C4B"/>
    <w:rsid w:val="00D97665"/>
    <w:rsid w:val="00D97C2C"/>
    <w:rsid w:val="00D97FC5"/>
    <w:rsid w:val="00DA163E"/>
    <w:rsid w:val="00DA3CF2"/>
    <w:rsid w:val="00DA4726"/>
    <w:rsid w:val="00DA528B"/>
    <w:rsid w:val="00DA52C8"/>
    <w:rsid w:val="00DB156A"/>
    <w:rsid w:val="00DB25EC"/>
    <w:rsid w:val="00DB37AF"/>
    <w:rsid w:val="00DB4803"/>
    <w:rsid w:val="00DB5E20"/>
    <w:rsid w:val="00DB6DBD"/>
    <w:rsid w:val="00DC1553"/>
    <w:rsid w:val="00DC448A"/>
    <w:rsid w:val="00DC555C"/>
    <w:rsid w:val="00DC7E4F"/>
    <w:rsid w:val="00DC7EA0"/>
    <w:rsid w:val="00DD0B52"/>
    <w:rsid w:val="00DD1807"/>
    <w:rsid w:val="00DD23E2"/>
    <w:rsid w:val="00DD27FA"/>
    <w:rsid w:val="00DD2DA1"/>
    <w:rsid w:val="00DD353C"/>
    <w:rsid w:val="00DD3E8F"/>
    <w:rsid w:val="00DD3EF5"/>
    <w:rsid w:val="00DD4ACB"/>
    <w:rsid w:val="00DD4EF8"/>
    <w:rsid w:val="00DD688A"/>
    <w:rsid w:val="00DE080A"/>
    <w:rsid w:val="00DE08B0"/>
    <w:rsid w:val="00DE146F"/>
    <w:rsid w:val="00DE4B40"/>
    <w:rsid w:val="00DE79F2"/>
    <w:rsid w:val="00DE7CF6"/>
    <w:rsid w:val="00DF051F"/>
    <w:rsid w:val="00DF0B53"/>
    <w:rsid w:val="00DF162E"/>
    <w:rsid w:val="00DF34BB"/>
    <w:rsid w:val="00DF4D25"/>
    <w:rsid w:val="00DF51D9"/>
    <w:rsid w:val="00DF665A"/>
    <w:rsid w:val="00DF75A7"/>
    <w:rsid w:val="00DF7948"/>
    <w:rsid w:val="00E021DD"/>
    <w:rsid w:val="00E031A3"/>
    <w:rsid w:val="00E03D14"/>
    <w:rsid w:val="00E03DE9"/>
    <w:rsid w:val="00E03ED5"/>
    <w:rsid w:val="00E04C61"/>
    <w:rsid w:val="00E05663"/>
    <w:rsid w:val="00E0654F"/>
    <w:rsid w:val="00E069E5"/>
    <w:rsid w:val="00E0752E"/>
    <w:rsid w:val="00E1035F"/>
    <w:rsid w:val="00E134E9"/>
    <w:rsid w:val="00E13628"/>
    <w:rsid w:val="00E13B05"/>
    <w:rsid w:val="00E1420E"/>
    <w:rsid w:val="00E14626"/>
    <w:rsid w:val="00E158BE"/>
    <w:rsid w:val="00E178CF"/>
    <w:rsid w:val="00E20310"/>
    <w:rsid w:val="00E222D2"/>
    <w:rsid w:val="00E223AE"/>
    <w:rsid w:val="00E22826"/>
    <w:rsid w:val="00E2316C"/>
    <w:rsid w:val="00E259A3"/>
    <w:rsid w:val="00E30391"/>
    <w:rsid w:val="00E30AAB"/>
    <w:rsid w:val="00E3158C"/>
    <w:rsid w:val="00E34AFA"/>
    <w:rsid w:val="00E35A97"/>
    <w:rsid w:val="00E362A6"/>
    <w:rsid w:val="00E3683E"/>
    <w:rsid w:val="00E37FEB"/>
    <w:rsid w:val="00E413DE"/>
    <w:rsid w:val="00E427C6"/>
    <w:rsid w:val="00E42AE8"/>
    <w:rsid w:val="00E42C1C"/>
    <w:rsid w:val="00E439CB"/>
    <w:rsid w:val="00E44030"/>
    <w:rsid w:val="00E441EB"/>
    <w:rsid w:val="00E46BEE"/>
    <w:rsid w:val="00E46E93"/>
    <w:rsid w:val="00E474AF"/>
    <w:rsid w:val="00E50702"/>
    <w:rsid w:val="00E50F5F"/>
    <w:rsid w:val="00E544CD"/>
    <w:rsid w:val="00E54B48"/>
    <w:rsid w:val="00E550B0"/>
    <w:rsid w:val="00E55F73"/>
    <w:rsid w:val="00E579D2"/>
    <w:rsid w:val="00E57BE0"/>
    <w:rsid w:val="00E57C5E"/>
    <w:rsid w:val="00E60498"/>
    <w:rsid w:val="00E60C85"/>
    <w:rsid w:val="00E615B4"/>
    <w:rsid w:val="00E61B03"/>
    <w:rsid w:val="00E627C6"/>
    <w:rsid w:val="00E62FA6"/>
    <w:rsid w:val="00E6493F"/>
    <w:rsid w:val="00E70F31"/>
    <w:rsid w:val="00E710DF"/>
    <w:rsid w:val="00E71359"/>
    <w:rsid w:val="00E71B66"/>
    <w:rsid w:val="00E72008"/>
    <w:rsid w:val="00E72521"/>
    <w:rsid w:val="00E73F3D"/>
    <w:rsid w:val="00E747B3"/>
    <w:rsid w:val="00E7534A"/>
    <w:rsid w:val="00E758F2"/>
    <w:rsid w:val="00E76ECE"/>
    <w:rsid w:val="00E7780B"/>
    <w:rsid w:val="00E77A91"/>
    <w:rsid w:val="00E804BD"/>
    <w:rsid w:val="00E80F67"/>
    <w:rsid w:val="00E848FB"/>
    <w:rsid w:val="00E84CDE"/>
    <w:rsid w:val="00E85595"/>
    <w:rsid w:val="00E87EC8"/>
    <w:rsid w:val="00E9048F"/>
    <w:rsid w:val="00E90871"/>
    <w:rsid w:val="00E90B7A"/>
    <w:rsid w:val="00E90BE8"/>
    <w:rsid w:val="00E913DD"/>
    <w:rsid w:val="00E913DF"/>
    <w:rsid w:val="00E914A1"/>
    <w:rsid w:val="00E91E2C"/>
    <w:rsid w:val="00E93041"/>
    <w:rsid w:val="00E93487"/>
    <w:rsid w:val="00E936A4"/>
    <w:rsid w:val="00E9412F"/>
    <w:rsid w:val="00E9414F"/>
    <w:rsid w:val="00E9578F"/>
    <w:rsid w:val="00E95861"/>
    <w:rsid w:val="00E96462"/>
    <w:rsid w:val="00E96CAA"/>
    <w:rsid w:val="00EA09E6"/>
    <w:rsid w:val="00EA13F7"/>
    <w:rsid w:val="00EA25BB"/>
    <w:rsid w:val="00EA39A5"/>
    <w:rsid w:val="00EA4B4C"/>
    <w:rsid w:val="00EA4CA8"/>
    <w:rsid w:val="00EA4D98"/>
    <w:rsid w:val="00EB0074"/>
    <w:rsid w:val="00EB0118"/>
    <w:rsid w:val="00EB141E"/>
    <w:rsid w:val="00EB1C37"/>
    <w:rsid w:val="00EB2D9A"/>
    <w:rsid w:val="00EB40E3"/>
    <w:rsid w:val="00EB4C8C"/>
    <w:rsid w:val="00EB524C"/>
    <w:rsid w:val="00EB54F2"/>
    <w:rsid w:val="00EB5B4F"/>
    <w:rsid w:val="00EB5BD6"/>
    <w:rsid w:val="00EB5C18"/>
    <w:rsid w:val="00EB66A4"/>
    <w:rsid w:val="00EB7EE1"/>
    <w:rsid w:val="00EC07DE"/>
    <w:rsid w:val="00EC2540"/>
    <w:rsid w:val="00EC2B18"/>
    <w:rsid w:val="00EC3509"/>
    <w:rsid w:val="00EC43F7"/>
    <w:rsid w:val="00EC4BB1"/>
    <w:rsid w:val="00EC6118"/>
    <w:rsid w:val="00EC730D"/>
    <w:rsid w:val="00EC7503"/>
    <w:rsid w:val="00EC7E5B"/>
    <w:rsid w:val="00ED3390"/>
    <w:rsid w:val="00ED45A7"/>
    <w:rsid w:val="00ED4EEF"/>
    <w:rsid w:val="00ED5D55"/>
    <w:rsid w:val="00ED6302"/>
    <w:rsid w:val="00ED756F"/>
    <w:rsid w:val="00ED77C5"/>
    <w:rsid w:val="00EE2DC7"/>
    <w:rsid w:val="00EE3140"/>
    <w:rsid w:val="00EE3810"/>
    <w:rsid w:val="00EE3DD5"/>
    <w:rsid w:val="00EE53A1"/>
    <w:rsid w:val="00EE63F8"/>
    <w:rsid w:val="00EE66A6"/>
    <w:rsid w:val="00EE6A70"/>
    <w:rsid w:val="00EE6E24"/>
    <w:rsid w:val="00EE7089"/>
    <w:rsid w:val="00EE7AFD"/>
    <w:rsid w:val="00EF00D4"/>
    <w:rsid w:val="00EF0E67"/>
    <w:rsid w:val="00EF1937"/>
    <w:rsid w:val="00EF2A0D"/>
    <w:rsid w:val="00EF4C9D"/>
    <w:rsid w:val="00EF6606"/>
    <w:rsid w:val="00EF7007"/>
    <w:rsid w:val="00EF7E52"/>
    <w:rsid w:val="00F01614"/>
    <w:rsid w:val="00F027AE"/>
    <w:rsid w:val="00F029BB"/>
    <w:rsid w:val="00F02ABB"/>
    <w:rsid w:val="00F037E7"/>
    <w:rsid w:val="00F04EC8"/>
    <w:rsid w:val="00F051C6"/>
    <w:rsid w:val="00F05EDE"/>
    <w:rsid w:val="00F064B4"/>
    <w:rsid w:val="00F078BA"/>
    <w:rsid w:val="00F1002C"/>
    <w:rsid w:val="00F10901"/>
    <w:rsid w:val="00F10C81"/>
    <w:rsid w:val="00F11101"/>
    <w:rsid w:val="00F11BFD"/>
    <w:rsid w:val="00F1204F"/>
    <w:rsid w:val="00F1206A"/>
    <w:rsid w:val="00F124B0"/>
    <w:rsid w:val="00F12660"/>
    <w:rsid w:val="00F12E64"/>
    <w:rsid w:val="00F13C3B"/>
    <w:rsid w:val="00F15A0F"/>
    <w:rsid w:val="00F15A19"/>
    <w:rsid w:val="00F169BE"/>
    <w:rsid w:val="00F169EE"/>
    <w:rsid w:val="00F178B3"/>
    <w:rsid w:val="00F20EB8"/>
    <w:rsid w:val="00F22323"/>
    <w:rsid w:val="00F22B4A"/>
    <w:rsid w:val="00F22DD6"/>
    <w:rsid w:val="00F2456D"/>
    <w:rsid w:val="00F257C7"/>
    <w:rsid w:val="00F26F7A"/>
    <w:rsid w:val="00F30A60"/>
    <w:rsid w:val="00F30FDF"/>
    <w:rsid w:val="00F31924"/>
    <w:rsid w:val="00F327B2"/>
    <w:rsid w:val="00F341BB"/>
    <w:rsid w:val="00F34E57"/>
    <w:rsid w:val="00F34F59"/>
    <w:rsid w:val="00F36D13"/>
    <w:rsid w:val="00F376D2"/>
    <w:rsid w:val="00F40933"/>
    <w:rsid w:val="00F41CBA"/>
    <w:rsid w:val="00F42F8E"/>
    <w:rsid w:val="00F44FFA"/>
    <w:rsid w:val="00F45590"/>
    <w:rsid w:val="00F45C6B"/>
    <w:rsid w:val="00F45C7D"/>
    <w:rsid w:val="00F46B22"/>
    <w:rsid w:val="00F51A82"/>
    <w:rsid w:val="00F52C70"/>
    <w:rsid w:val="00F5749F"/>
    <w:rsid w:val="00F57859"/>
    <w:rsid w:val="00F61100"/>
    <w:rsid w:val="00F612FF"/>
    <w:rsid w:val="00F616B5"/>
    <w:rsid w:val="00F61D4E"/>
    <w:rsid w:val="00F62749"/>
    <w:rsid w:val="00F6431A"/>
    <w:rsid w:val="00F64AB2"/>
    <w:rsid w:val="00F67270"/>
    <w:rsid w:val="00F7013A"/>
    <w:rsid w:val="00F7048B"/>
    <w:rsid w:val="00F70D10"/>
    <w:rsid w:val="00F72B43"/>
    <w:rsid w:val="00F73560"/>
    <w:rsid w:val="00F74BA1"/>
    <w:rsid w:val="00F74FC3"/>
    <w:rsid w:val="00F75301"/>
    <w:rsid w:val="00F8058E"/>
    <w:rsid w:val="00F828A6"/>
    <w:rsid w:val="00F83043"/>
    <w:rsid w:val="00F84E14"/>
    <w:rsid w:val="00F8521C"/>
    <w:rsid w:val="00F86663"/>
    <w:rsid w:val="00F879EC"/>
    <w:rsid w:val="00F902FA"/>
    <w:rsid w:val="00F92A54"/>
    <w:rsid w:val="00F94019"/>
    <w:rsid w:val="00F945D1"/>
    <w:rsid w:val="00F94B06"/>
    <w:rsid w:val="00F94F7C"/>
    <w:rsid w:val="00F966B6"/>
    <w:rsid w:val="00FA11C2"/>
    <w:rsid w:val="00FA1447"/>
    <w:rsid w:val="00FA1D9C"/>
    <w:rsid w:val="00FA2338"/>
    <w:rsid w:val="00FA2AC6"/>
    <w:rsid w:val="00FA3856"/>
    <w:rsid w:val="00FA46EA"/>
    <w:rsid w:val="00FA581D"/>
    <w:rsid w:val="00FA5BF4"/>
    <w:rsid w:val="00FA7708"/>
    <w:rsid w:val="00FB041F"/>
    <w:rsid w:val="00FB05EA"/>
    <w:rsid w:val="00FB0607"/>
    <w:rsid w:val="00FB1208"/>
    <w:rsid w:val="00FB1272"/>
    <w:rsid w:val="00FB1419"/>
    <w:rsid w:val="00FB2521"/>
    <w:rsid w:val="00FB266E"/>
    <w:rsid w:val="00FB4117"/>
    <w:rsid w:val="00FB4943"/>
    <w:rsid w:val="00FB4A7E"/>
    <w:rsid w:val="00FB58F4"/>
    <w:rsid w:val="00FB59F6"/>
    <w:rsid w:val="00FB7102"/>
    <w:rsid w:val="00FC002E"/>
    <w:rsid w:val="00FC0800"/>
    <w:rsid w:val="00FC0971"/>
    <w:rsid w:val="00FC11E4"/>
    <w:rsid w:val="00FC19B4"/>
    <w:rsid w:val="00FC5496"/>
    <w:rsid w:val="00FC6331"/>
    <w:rsid w:val="00FC7173"/>
    <w:rsid w:val="00FD08FD"/>
    <w:rsid w:val="00FD0BD6"/>
    <w:rsid w:val="00FD1A98"/>
    <w:rsid w:val="00FD2164"/>
    <w:rsid w:val="00FD2B29"/>
    <w:rsid w:val="00FD3DAD"/>
    <w:rsid w:val="00FD4A75"/>
    <w:rsid w:val="00FD5836"/>
    <w:rsid w:val="00FD5C36"/>
    <w:rsid w:val="00FE15A9"/>
    <w:rsid w:val="00FE18E9"/>
    <w:rsid w:val="00FE4E0C"/>
    <w:rsid w:val="00FE61ED"/>
    <w:rsid w:val="00FE65AE"/>
    <w:rsid w:val="00FE6801"/>
    <w:rsid w:val="00FE6B0F"/>
    <w:rsid w:val="00FE7715"/>
    <w:rsid w:val="00FE7759"/>
    <w:rsid w:val="00FF2F4E"/>
    <w:rsid w:val="00FF3520"/>
    <w:rsid w:val="00FF3EEB"/>
    <w:rsid w:val="00FF4516"/>
    <w:rsid w:val="00FF4710"/>
    <w:rsid w:val="00FF4889"/>
    <w:rsid w:val="00FF669E"/>
    <w:rsid w:val="00FF6953"/>
    <w:rsid w:val="00FF7B31"/>
    <w:rsid w:val="01094FE3"/>
    <w:rsid w:val="01E86464"/>
    <w:rsid w:val="0208BD0C"/>
    <w:rsid w:val="03C331E9"/>
    <w:rsid w:val="042CC558"/>
    <w:rsid w:val="0490311C"/>
    <w:rsid w:val="052C06AC"/>
    <w:rsid w:val="05DB26AB"/>
    <w:rsid w:val="074C984C"/>
    <w:rsid w:val="07A212AA"/>
    <w:rsid w:val="090D8FDF"/>
    <w:rsid w:val="0A74AA52"/>
    <w:rsid w:val="0B61CA76"/>
    <w:rsid w:val="0B86C63C"/>
    <w:rsid w:val="0BEC6859"/>
    <w:rsid w:val="0EE83D52"/>
    <w:rsid w:val="0FFF9E48"/>
    <w:rsid w:val="11352900"/>
    <w:rsid w:val="13D74CA0"/>
    <w:rsid w:val="14E97B48"/>
    <w:rsid w:val="15029395"/>
    <w:rsid w:val="16582440"/>
    <w:rsid w:val="16AF18E2"/>
    <w:rsid w:val="1B0226F3"/>
    <w:rsid w:val="1B627728"/>
    <w:rsid w:val="1BFB9D7B"/>
    <w:rsid w:val="1D89F069"/>
    <w:rsid w:val="1D930C79"/>
    <w:rsid w:val="1F2E2C87"/>
    <w:rsid w:val="1F590315"/>
    <w:rsid w:val="2011A560"/>
    <w:rsid w:val="20719D14"/>
    <w:rsid w:val="20CEB7FB"/>
    <w:rsid w:val="21612E6C"/>
    <w:rsid w:val="2204307E"/>
    <w:rsid w:val="22167187"/>
    <w:rsid w:val="22E0D60F"/>
    <w:rsid w:val="25F0BC41"/>
    <w:rsid w:val="29CF0956"/>
    <w:rsid w:val="2D3DA35A"/>
    <w:rsid w:val="2D9868A7"/>
    <w:rsid w:val="2F67E423"/>
    <w:rsid w:val="2FE4FC14"/>
    <w:rsid w:val="31A0D5B5"/>
    <w:rsid w:val="32C77BD0"/>
    <w:rsid w:val="3626B182"/>
    <w:rsid w:val="36EDF0A3"/>
    <w:rsid w:val="37EF973D"/>
    <w:rsid w:val="38E5F645"/>
    <w:rsid w:val="3920F34E"/>
    <w:rsid w:val="394B7A5C"/>
    <w:rsid w:val="3AD18024"/>
    <w:rsid w:val="3BF8CB1B"/>
    <w:rsid w:val="3DC18D78"/>
    <w:rsid w:val="3F5155D8"/>
    <w:rsid w:val="3FE5F4B9"/>
    <w:rsid w:val="4039C4D7"/>
    <w:rsid w:val="40FC0612"/>
    <w:rsid w:val="413C8B69"/>
    <w:rsid w:val="41D7EC96"/>
    <w:rsid w:val="436C0D94"/>
    <w:rsid w:val="45754EDE"/>
    <w:rsid w:val="469C6AAB"/>
    <w:rsid w:val="4983E9B6"/>
    <w:rsid w:val="49D57F8D"/>
    <w:rsid w:val="4ABC0434"/>
    <w:rsid w:val="4D49DC6B"/>
    <w:rsid w:val="4D79F998"/>
    <w:rsid w:val="4E02391D"/>
    <w:rsid w:val="4F72A10C"/>
    <w:rsid w:val="509FF3E6"/>
    <w:rsid w:val="5358827E"/>
    <w:rsid w:val="545D7F38"/>
    <w:rsid w:val="5562315E"/>
    <w:rsid w:val="559CFFB9"/>
    <w:rsid w:val="569418F6"/>
    <w:rsid w:val="576D30B0"/>
    <w:rsid w:val="579E1FA9"/>
    <w:rsid w:val="57AC8C60"/>
    <w:rsid w:val="5815196F"/>
    <w:rsid w:val="5B02EEBB"/>
    <w:rsid w:val="5BF29206"/>
    <w:rsid w:val="5E0782B0"/>
    <w:rsid w:val="5E6296D4"/>
    <w:rsid w:val="5E639A95"/>
    <w:rsid w:val="5EA65ED3"/>
    <w:rsid w:val="5FB0E7DF"/>
    <w:rsid w:val="6053094B"/>
    <w:rsid w:val="611A5D57"/>
    <w:rsid w:val="612BD992"/>
    <w:rsid w:val="6207D5E9"/>
    <w:rsid w:val="62A78915"/>
    <w:rsid w:val="6414B6E1"/>
    <w:rsid w:val="6522EAB2"/>
    <w:rsid w:val="65AE1A82"/>
    <w:rsid w:val="66489B9F"/>
    <w:rsid w:val="6720556A"/>
    <w:rsid w:val="6AB67A8B"/>
    <w:rsid w:val="6C4EBE20"/>
    <w:rsid w:val="6D377CB9"/>
    <w:rsid w:val="6D98CD89"/>
    <w:rsid w:val="6E5652C9"/>
    <w:rsid w:val="6EC27F9D"/>
    <w:rsid w:val="6F73A044"/>
    <w:rsid w:val="7017D592"/>
    <w:rsid w:val="70BDE7A8"/>
    <w:rsid w:val="711C46D3"/>
    <w:rsid w:val="729EB15F"/>
    <w:rsid w:val="735C6A70"/>
    <w:rsid w:val="73C02308"/>
    <w:rsid w:val="758FE103"/>
    <w:rsid w:val="75BE3445"/>
    <w:rsid w:val="75C296B8"/>
    <w:rsid w:val="76A90919"/>
    <w:rsid w:val="775B4602"/>
    <w:rsid w:val="790D0CE2"/>
    <w:rsid w:val="79D408C2"/>
    <w:rsid w:val="7A1B1B4D"/>
    <w:rsid w:val="7A22D18F"/>
    <w:rsid w:val="7A40AEC0"/>
    <w:rsid w:val="7CC39D21"/>
    <w:rsid w:val="7E7A7697"/>
    <w:rsid w:val="7E8CFB7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B9F13B5"/>
  <w15:chartTrackingRefBased/>
  <w15:docId w15:val="{F2B96442-5DB5-4033-951F-D10CAE91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HK" w:eastAsia="en-HK"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105A"/>
    <w:rPr>
      <w:rFonts w:eastAsia="Times New Roman"/>
      <w:sz w:val="24"/>
      <w:szCs w:val="24"/>
      <w:lang w:val="en-US"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4E5598"/>
    <w:rPr>
      <w:rFonts w:cs="Times New Roman"/>
      <w:color w:val="0000FF"/>
      <w:u w:val="single"/>
    </w:rPr>
  </w:style>
  <w:style w:type="paragraph" w:styleId="a4">
    <w:name w:val="Balloon Text"/>
    <w:basedOn w:val="a"/>
    <w:link w:val="a5"/>
    <w:semiHidden/>
    <w:rsid w:val="00321B8F"/>
    <w:rPr>
      <w:rFonts w:ascii="Tahoma" w:hAnsi="Tahoma" w:cs="Tahoma"/>
      <w:sz w:val="16"/>
      <w:szCs w:val="16"/>
    </w:rPr>
  </w:style>
  <w:style w:type="character" w:customStyle="1" w:styleId="a5">
    <w:name w:val="批注框文本 字符"/>
    <w:link w:val="a4"/>
    <w:semiHidden/>
    <w:locked/>
    <w:rsid w:val="00B82364"/>
    <w:rPr>
      <w:rFonts w:cs="Times New Roman"/>
      <w:sz w:val="2"/>
      <w:szCs w:val="2"/>
      <w:lang w:val="x-none" w:eastAsia="zh-TW"/>
    </w:rPr>
  </w:style>
  <w:style w:type="paragraph" w:styleId="a6">
    <w:name w:val="footer"/>
    <w:basedOn w:val="a"/>
    <w:link w:val="a7"/>
    <w:uiPriority w:val="99"/>
    <w:rsid w:val="006A6A0A"/>
    <w:pPr>
      <w:tabs>
        <w:tab w:val="center" w:pos="4320"/>
        <w:tab w:val="right" w:pos="8640"/>
      </w:tabs>
    </w:pPr>
  </w:style>
  <w:style w:type="character" w:customStyle="1" w:styleId="a7">
    <w:name w:val="页脚 字符"/>
    <w:link w:val="a6"/>
    <w:uiPriority w:val="99"/>
    <w:locked/>
    <w:rsid w:val="000B0D95"/>
    <w:rPr>
      <w:rFonts w:cs="Times New Roman"/>
      <w:sz w:val="24"/>
      <w:szCs w:val="24"/>
      <w:lang w:val="x-none" w:eastAsia="zh-TW"/>
    </w:rPr>
  </w:style>
  <w:style w:type="character" w:styleId="a8">
    <w:name w:val="page number"/>
    <w:rsid w:val="006A6A0A"/>
    <w:rPr>
      <w:rFonts w:cs="Times New Roman"/>
    </w:rPr>
  </w:style>
  <w:style w:type="table" w:styleId="a9">
    <w:name w:val="Table Grid"/>
    <w:basedOn w:val="a1"/>
    <w:uiPriority w:val="39"/>
    <w:locked/>
    <w:rsid w:val="001D5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D23368"/>
    <w:pPr>
      <w:ind w:left="720"/>
    </w:pPr>
  </w:style>
  <w:style w:type="paragraph" w:styleId="ab">
    <w:name w:val="header"/>
    <w:basedOn w:val="a"/>
    <w:link w:val="ac"/>
    <w:rsid w:val="00AF6239"/>
    <w:pPr>
      <w:tabs>
        <w:tab w:val="center" w:pos="4680"/>
        <w:tab w:val="right" w:pos="9360"/>
      </w:tabs>
    </w:pPr>
  </w:style>
  <w:style w:type="character" w:customStyle="1" w:styleId="ac">
    <w:name w:val="页眉 字符"/>
    <w:link w:val="ab"/>
    <w:rsid w:val="00AF6239"/>
    <w:rPr>
      <w:rFonts w:eastAsia="Times New Roman"/>
      <w:sz w:val="24"/>
      <w:szCs w:val="24"/>
      <w:lang w:eastAsia="zh-TW"/>
    </w:rPr>
  </w:style>
  <w:style w:type="character" w:styleId="ad">
    <w:name w:val="annotation reference"/>
    <w:basedOn w:val="a0"/>
    <w:rsid w:val="00FB4A7E"/>
    <w:rPr>
      <w:sz w:val="16"/>
      <w:szCs w:val="16"/>
    </w:rPr>
  </w:style>
  <w:style w:type="paragraph" w:styleId="ae">
    <w:name w:val="annotation text"/>
    <w:basedOn w:val="a"/>
    <w:link w:val="af"/>
    <w:rsid w:val="00FB4A7E"/>
    <w:rPr>
      <w:sz w:val="20"/>
      <w:szCs w:val="20"/>
    </w:rPr>
  </w:style>
  <w:style w:type="character" w:customStyle="1" w:styleId="af">
    <w:name w:val="批注文字 字符"/>
    <w:basedOn w:val="a0"/>
    <w:link w:val="ae"/>
    <w:rsid w:val="00FB4A7E"/>
    <w:rPr>
      <w:rFonts w:eastAsia="Times New Roman"/>
      <w:lang w:val="en-US" w:eastAsia="zh-TW"/>
    </w:rPr>
  </w:style>
  <w:style w:type="paragraph" w:styleId="af0">
    <w:name w:val="annotation subject"/>
    <w:basedOn w:val="ae"/>
    <w:next w:val="ae"/>
    <w:link w:val="af1"/>
    <w:rsid w:val="00FB4A7E"/>
    <w:rPr>
      <w:b/>
      <w:bCs/>
    </w:rPr>
  </w:style>
  <w:style w:type="character" w:customStyle="1" w:styleId="af1">
    <w:name w:val="批注主题 字符"/>
    <w:basedOn w:val="af"/>
    <w:link w:val="af0"/>
    <w:rsid w:val="00FB4A7E"/>
    <w:rPr>
      <w:rFonts w:eastAsia="Times New Roman"/>
      <w:b/>
      <w:bCs/>
      <w:lang w:val="en-US" w:eastAsia="zh-TW"/>
    </w:rPr>
  </w:style>
  <w:style w:type="paragraph" w:styleId="af2">
    <w:name w:val="Revision"/>
    <w:hidden/>
    <w:uiPriority w:val="99"/>
    <w:semiHidden/>
    <w:rsid w:val="00AF52A9"/>
    <w:rPr>
      <w:rFonts w:eastAsia="Times New Roman"/>
      <w:sz w:val="24"/>
      <w:szCs w:val="24"/>
      <w:lang w:val="en-US" w:eastAsia="zh-TW"/>
    </w:rPr>
  </w:style>
  <w:style w:type="character" w:styleId="af3">
    <w:name w:val="Unresolved Mention"/>
    <w:basedOn w:val="a0"/>
    <w:uiPriority w:val="99"/>
    <w:semiHidden/>
    <w:unhideWhenUsed/>
    <w:rsid w:val="00ED4EEF"/>
    <w:rPr>
      <w:color w:val="605E5C"/>
      <w:shd w:val="clear" w:color="auto" w:fill="E1DFDD"/>
    </w:rPr>
  </w:style>
  <w:style w:type="table" w:customStyle="1" w:styleId="TableGrid11">
    <w:name w:val="Table Grid11"/>
    <w:basedOn w:val="a1"/>
    <w:next w:val="a9"/>
    <w:uiPriority w:val="39"/>
    <w:rsid w:val="008D35C3"/>
    <w:rPr>
      <w:rFonts w:asciiTheme="minorHAnsi" w:eastAsiaTheme="minorEastAsia" w:hAnsiTheme="minorHAnsi" w:cstheme="minorBid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locked/>
    <w:rsid w:val="00A14113"/>
    <w:rPr>
      <w:b/>
      <w:bCs/>
    </w:rPr>
  </w:style>
  <w:style w:type="paragraph" w:styleId="af5">
    <w:name w:val="footnote text"/>
    <w:basedOn w:val="a"/>
    <w:link w:val="af6"/>
    <w:rsid w:val="00C461C7"/>
    <w:rPr>
      <w:sz w:val="20"/>
      <w:szCs w:val="20"/>
    </w:rPr>
  </w:style>
  <w:style w:type="character" w:customStyle="1" w:styleId="af6">
    <w:name w:val="脚注文本 字符"/>
    <w:basedOn w:val="a0"/>
    <w:link w:val="af5"/>
    <w:rsid w:val="00C461C7"/>
    <w:rPr>
      <w:rFonts w:eastAsia="Times New Roman"/>
      <w:lang w:val="en-US" w:eastAsia="zh-TW"/>
    </w:rPr>
  </w:style>
  <w:style w:type="character" w:styleId="af7">
    <w:name w:val="footnote reference"/>
    <w:basedOn w:val="a0"/>
    <w:rsid w:val="00C461C7"/>
    <w:rPr>
      <w:vertAlign w:val="superscript"/>
    </w:rPr>
  </w:style>
  <w:style w:type="character" w:styleId="af8">
    <w:name w:val="Placeholder Text"/>
    <w:basedOn w:val="a0"/>
    <w:uiPriority w:val="99"/>
    <w:semiHidden/>
    <w:rsid w:val="00957A7D"/>
    <w:rPr>
      <w:color w:val="666666"/>
    </w:rPr>
  </w:style>
  <w:style w:type="paragraph" w:styleId="af9">
    <w:name w:val="Normal (Web)"/>
    <w:basedOn w:val="a"/>
    <w:rsid w:val="00D5373F"/>
  </w:style>
  <w:style w:type="numbering" w:customStyle="1" w:styleId="1">
    <w:name w:val="当前列表1"/>
    <w:uiPriority w:val="99"/>
    <w:rsid w:val="009820E7"/>
    <w:pPr>
      <w:numPr>
        <w:numId w:val="13"/>
      </w:numPr>
    </w:pPr>
  </w:style>
  <w:style w:type="numbering" w:customStyle="1" w:styleId="2">
    <w:name w:val="当前列表2"/>
    <w:uiPriority w:val="99"/>
    <w:rsid w:val="007C5E06"/>
    <w:pPr>
      <w:numPr>
        <w:numId w:val="16"/>
      </w:numPr>
    </w:pPr>
  </w:style>
  <w:style w:type="paragraph" w:customStyle="1" w:styleId="s3">
    <w:name w:val="s3"/>
    <w:basedOn w:val="a"/>
    <w:rsid w:val="00294BBC"/>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336833">
      <w:bodyDiv w:val="1"/>
      <w:marLeft w:val="0"/>
      <w:marRight w:val="0"/>
      <w:marTop w:val="0"/>
      <w:marBottom w:val="0"/>
      <w:divBdr>
        <w:top w:val="none" w:sz="0" w:space="0" w:color="auto"/>
        <w:left w:val="none" w:sz="0" w:space="0" w:color="auto"/>
        <w:bottom w:val="none" w:sz="0" w:space="0" w:color="auto"/>
        <w:right w:val="none" w:sz="0" w:space="0" w:color="auto"/>
      </w:divBdr>
    </w:div>
    <w:div w:id="153224630">
      <w:bodyDiv w:val="1"/>
      <w:marLeft w:val="0"/>
      <w:marRight w:val="0"/>
      <w:marTop w:val="0"/>
      <w:marBottom w:val="0"/>
      <w:divBdr>
        <w:top w:val="none" w:sz="0" w:space="0" w:color="auto"/>
        <w:left w:val="none" w:sz="0" w:space="0" w:color="auto"/>
        <w:bottom w:val="none" w:sz="0" w:space="0" w:color="auto"/>
        <w:right w:val="none" w:sz="0" w:space="0" w:color="auto"/>
      </w:divBdr>
    </w:div>
    <w:div w:id="226956463">
      <w:bodyDiv w:val="1"/>
      <w:marLeft w:val="0"/>
      <w:marRight w:val="0"/>
      <w:marTop w:val="0"/>
      <w:marBottom w:val="0"/>
      <w:divBdr>
        <w:top w:val="none" w:sz="0" w:space="0" w:color="auto"/>
        <w:left w:val="none" w:sz="0" w:space="0" w:color="auto"/>
        <w:bottom w:val="none" w:sz="0" w:space="0" w:color="auto"/>
        <w:right w:val="none" w:sz="0" w:space="0" w:color="auto"/>
      </w:divBdr>
    </w:div>
    <w:div w:id="274020955">
      <w:bodyDiv w:val="1"/>
      <w:marLeft w:val="0"/>
      <w:marRight w:val="0"/>
      <w:marTop w:val="0"/>
      <w:marBottom w:val="0"/>
      <w:divBdr>
        <w:top w:val="none" w:sz="0" w:space="0" w:color="auto"/>
        <w:left w:val="none" w:sz="0" w:space="0" w:color="auto"/>
        <w:bottom w:val="none" w:sz="0" w:space="0" w:color="auto"/>
        <w:right w:val="none" w:sz="0" w:space="0" w:color="auto"/>
      </w:divBdr>
    </w:div>
    <w:div w:id="292906777">
      <w:bodyDiv w:val="1"/>
      <w:marLeft w:val="0"/>
      <w:marRight w:val="0"/>
      <w:marTop w:val="0"/>
      <w:marBottom w:val="0"/>
      <w:divBdr>
        <w:top w:val="none" w:sz="0" w:space="0" w:color="auto"/>
        <w:left w:val="none" w:sz="0" w:space="0" w:color="auto"/>
        <w:bottom w:val="none" w:sz="0" w:space="0" w:color="auto"/>
        <w:right w:val="none" w:sz="0" w:space="0" w:color="auto"/>
      </w:divBdr>
    </w:div>
    <w:div w:id="299773836">
      <w:bodyDiv w:val="1"/>
      <w:marLeft w:val="0"/>
      <w:marRight w:val="0"/>
      <w:marTop w:val="0"/>
      <w:marBottom w:val="0"/>
      <w:divBdr>
        <w:top w:val="none" w:sz="0" w:space="0" w:color="auto"/>
        <w:left w:val="none" w:sz="0" w:space="0" w:color="auto"/>
        <w:bottom w:val="none" w:sz="0" w:space="0" w:color="auto"/>
        <w:right w:val="none" w:sz="0" w:space="0" w:color="auto"/>
      </w:divBdr>
    </w:div>
    <w:div w:id="323171655">
      <w:bodyDiv w:val="1"/>
      <w:marLeft w:val="0"/>
      <w:marRight w:val="0"/>
      <w:marTop w:val="0"/>
      <w:marBottom w:val="0"/>
      <w:divBdr>
        <w:top w:val="none" w:sz="0" w:space="0" w:color="auto"/>
        <w:left w:val="none" w:sz="0" w:space="0" w:color="auto"/>
        <w:bottom w:val="none" w:sz="0" w:space="0" w:color="auto"/>
        <w:right w:val="none" w:sz="0" w:space="0" w:color="auto"/>
      </w:divBdr>
    </w:div>
    <w:div w:id="332881433">
      <w:bodyDiv w:val="1"/>
      <w:marLeft w:val="0"/>
      <w:marRight w:val="0"/>
      <w:marTop w:val="0"/>
      <w:marBottom w:val="0"/>
      <w:divBdr>
        <w:top w:val="none" w:sz="0" w:space="0" w:color="auto"/>
        <w:left w:val="none" w:sz="0" w:space="0" w:color="auto"/>
        <w:bottom w:val="none" w:sz="0" w:space="0" w:color="auto"/>
        <w:right w:val="none" w:sz="0" w:space="0" w:color="auto"/>
      </w:divBdr>
    </w:div>
    <w:div w:id="344595738">
      <w:bodyDiv w:val="1"/>
      <w:marLeft w:val="0"/>
      <w:marRight w:val="0"/>
      <w:marTop w:val="0"/>
      <w:marBottom w:val="0"/>
      <w:divBdr>
        <w:top w:val="none" w:sz="0" w:space="0" w:color="auto"/>
        <w:left w:val="none" w:sz="0" w:space="0" w:color="auto"/>
        <w:bottom w:val="none" w:sz="0" w:space="0" w:color="auto"/>
        <w:right w:val="none" w:sz="0" w:space="0" w:color="auto"/>
      </w:divBdr>
    </w:div>
    <w:div w:id="359628166">
      <w:bodyDiv w:val="1"/>
      <w:marLeft w:val="0"/>
      <w:marRight w:val="0"/>
      <w:marTop w:val="0"/>
      <w:marBottom w:val="0"/>
      <w:divBdr>
        <w:top w:val="none" w:sz="0" w:space="0" w:color="auto"/>
        <w:left w:val="none" w:sz="0" w:space="0" w:color="auto"/>
        <w:bottom w:val="none" w:sz="0" w:space="0" w:color="auto"/>
        <w:right w:val="none" w:sz="0" w:space="0" w:color="auto"/>
      </w:divBdr>
    </w:div>
    <w:div w:id="368922995">
      <w:bodyDiv w:val="1"/>
      <w:marLeft w:val="0"/>
      <w:marRight w:val="0"/>
      <w:marTop w:val="0"/>
      <w:marBottom w:val="0"/>
      <w:divBdr>
        <w:top w:val="none" w:sz="0" w:space="0" w:color="auto"/>
        <w:left w:val="none" w:sz="0" w:space="0" w:color="auto"/>
        <w:bottom w:val="none" w:sz="0" w:space="0" w:color="auto"/>
        <w:right w:val="none" w:sz="0" w:space="0" w:color="auto"/>
      </w:divBdr>
    </w:div>
    <w:div w:id="395589950">
      <w:bodyDiv w:val="1"/>
      <w:marLeft w:val="0"/>
      <w:marRight w:val="0"/>
      <w:marTop w:val="0"/>
      <w:marBottom w:val="0"/>
      <w:divBdr>
        <w:top w:val="none" w:sz="0" w:space="0" w:color="auto"/>
        <w:left w:val="none" w:sz="0" w:space="0" w:color="auto"/>
        <w:bottom w:val="none" w:sz="0" w:space="0" w:color="auto"/>
        <w:right w:val="none" w:sz="0" w:space="0" w:color="auto"/>
      </w:divBdr>
    </w:div>
    <w:div w:id="485904451">
      <w:bodyDiv w:val="1"/>
      <w:marLeft w:val="0"/>
      <w:marRight w:val="0"/>
      <w:marTop w:val="0"/>
      <w:marBottom w:val="0"/>
      <w:divBdr>
        <w:top w:val="none" w:sz="0" w:space="0" w:color="auto"/>
        <w:left w:val="none" w:sz="0" w:space="0" w:color="auto"/>
        <w:bottom w:val="none" w:sz="0" w:space="0" w:color="auto"/>
        <w:right w:val="none" w:sz="0" w:space="0" w:color="auto"/>
      </w:divBdr>
    </w:div>
    <w:div w:id="507840216">
      <w:bodyDiv w:val="1"/>
      <w:marLeft w:val="0"/>
      <w:marRight w:val="0"/>
      <w:marTop w:val="0"/>
      <w:marBottom w:val="0"/>
      <w:divBdr>
        <w:top w:val="none" w:sz="0" w:space="0" w:color="auto"/>
        <w:left w:val="none" w:sz="0" w:space="0" w:color="auto"/>
        <w:bottom w:val="none" w:sz="0" w:space="0" w:color="auto"/>
        <w:right w:val="none" w:sz="0" w:space="0" w:color="auto"/>
      </w:divBdr>
    </w:div>
    <w:div w:id="573202166">
      <w:bodyDiv w:val="1"/>
      <w:marLeft w:val="0"/>
      <w:marRight w:val="0"/>
      <w:marTop w:val="0"/>
      <w:marBottom w:val="0"/>
      <w:divBdr>
        <w:top w:val="none" w:sz="0" w:space="0" w:color="auto"/>
        <w:left w:val="none" w:sz="0" w:space="0" w:color="auto"/>
        <w:bottom w:val="none" w:sz="0" w:space="0" w:color="auto"/>
        <w:right w:val="none" w:sz="0" w:space="0" w:color="auto"/>
      </w:divBdr>
    </w:div>
    <w:div w:id="614605573">
      <w:bodyDiv w:val="1"/>
      <w:marLeft w:val="0"/>
      <w:marRight w:val="0"/>
      <w:marTop w:val="0"/>
      <w:marBottom w:val="0"/>
      <w:divBdr>
        <w:top w:val="none" w:sz="0" w:space="0" w:color="auto"/>
        <w:left w:val="none" w:sz="0" w:space="0" w:color="auto"/>
        <w:bottom w:val="none" w:sz="0" w:space="0" w:color="auto"/>
        <w:right w:val="none" w:sz="0" w:space="0" w:color="auto"/>
      </w:divBdr>
    </w:div>
    <w:div w:id="646084049">
      <w:bodyDiv w:val="1"/>
      <w:marLeft w:val="0"/>
      <w:marRight w:val="0"/>
      <w:marTop w:val="0"/>
      <w:marBottom w:val="0"/>
      <w:divBdr>
        <w:top w:val="none" w:sz="0" w:space="0" w:color="auto"/>
        <w:left w:val="none" w:sz="0" w:space="0" w:color="auto"/>
        <w:bottom w:val="none" w:sz="0" w:space="0" w:color="auto"/>
        <w:right w:val="none" w:sz="0" w:space="0" w:color="auto"/>
      </w:divBdr>
    </w:div>
    <w:div w:id="696194725">
      <w:bodyDiv w:val="1"/>
      <w:marLeft w:val="0"/>
      <w:marRight w:val="0"/>
      <w:marTop w:val="0"/>
      <w:marBottom w:val="0"/>
      <w:divBdr>
        <w:top w:val="none" w:sz="0" w:space="0" w:color="auto"/>
        <w:left w:val="none" w:sz="0" w:space="0" w:color="auto"/>
        <w:bottom w:val="none" w:sz="0" w:space="0" w:color="auto"/>
        <w:right w:val="none" w:sz="0" w:space="0" w:color="auto"/>
      </w:divBdr>
    </w:div>
    <w:div w:id="721516442">
      <w:bodyDiv w:val="1"/>
      <w:marLeft w:val="0"/>
      <w:marRight w:val="0"/>
      <w:marTop w:val="0"/>
      <w:marBottom w:val="0"/>
      <w:divBdr>
        <w:top w:val="none" w:sz="0" w:space="0" w:color="auto"/>
        <w:left w:val="none" w:sz="0" w:space="0" w:color="auto"/>
        <w:bottom w:val="none" w:sz="0" w:space="0" w:color="auto"/>
        <w:right w:val="none" w:sz="0" w:space="0" w:color="auto"/>
      </w:divBdr>
    </w:div>
    <w:div w:id="819154804">
      <w:bodyDiv w:val="1"/>
      <w:marLeft w:val="0"/>
      <w:marRight w:val="0"/>
      <w:marTop w:val="0"/>
      <w:marBottom w:val="0"/>
      <w:divBdr>
        <w:top w:val="none" w:sz="0" w:space="0" w:color="auto"/>
        <w:left w:val="none" w:sz="0" w:space="0" w:color="auto"/>
        <w:bottom w:val="none" w:sz="0" w:space="0" w:color="auto"/>
        <w:right w:val="none" w:sz="0" w:space="0" w:color="auto"/>
      </w:divBdr>
    </w:div>
    <w:div w:id="861936217">
      <w:bodyDiv w:val="1"/>
      <w:marLeft w:val="0"/>
      <w:marRight w:val="0"/>
      <w:marTop w:val="0"/>
      <w:marBottom w:val="0"/>
      <w:divBdr>
        <w:top w:val="none" w:sz="0" w:space="0" w:color="auto"/>
        <w:left w:val="none" w:sz="0" w:space="0" w:color="auto"/>
        <w:bottom w:val="none" w:sz="0" w:space="0" w:color="auto"/>
        <w:right w:val="none" w:sz="0" w:space="0" w:color="auto"/>
      </w:divBdr>
    </w:div>
    <w:div w:id="883759991">
      <w:bodyDiv w:val="1"/>
      <w:marLeft w:val="0"/>
      <w:marRight w:val="0"/>
      <w:marTop w:val="0"/>
      <w:marBottom w:val="0"/>
      <w:divBdr>
        <w:top w:val="none" w:sz="0" w:space="0" w:color="auto"/>
        <w:left w:val="none" w:sz="0" w:space="0" w:color="auto"/>
        <w:bottom w:val="none" w:sz="0" w:space="0" w:color="auto"/>
        <w:right w:val="none" w:sz="0" w:space="0" w:color="auto"/>
      </w:divBdr>
    </w:div>
    <w:div w:id="954990911">
      <w:bodyDiv w:val="1"/>
      <w:marLeft w:val="0"/>
      <w:marRight w:val="0"/>
      <w:marTop w:val="0"/>
      <w:marBottom w:val="0"/>
      <w:divBdr>
        <w:top w:val="none" w:sz="0" w:space="0" w:color="auto"/>
        <w:left w:val="none" w:sz="0" w:space="0" w:color="auto"/>
        <w:bottom w:val="none" w:sz="0" w:space="0" w:color="auto"/>
        <w:right w:val="none" w:sz="0" w:space="0" w:color="auto"/>
      </w:divBdr>
    </w:div>
    <w:div w:id="997728866">
      <w:bodyDiv w:val="1"/>
      <w:marLeft w:val="0"/>
      <w:marRight w:val="0"/>
      <w:marTop w:val="0"/>
      <w:marBottom w:val="0"/>
      <w:divBdr>
        <w:top w:val="none" w:sz="0" w:space="0" w:color="auto"/>
        <w:left w:val="none" w:sz="0" w:space="0" w:color="auto"/>
        <w:bottom w:val="none" w:sz="0" w:space="0" w:color="auto"/>
        <w:right w:val="none" w:sz="0" w:space="0" w:color="auto"/>
      </w:divBdr>
    </w:div>
    <w:div w:id="1041057943">
      <w:bodyDiv w:val="1"/>
      <w:marLeft w:val="0"/>
      <w:marRight w:val="0"/>
      <w:marTop w:val="0"/>
      <w:marBottom w:val="0"/>
      <w:divBdr>
        <w:top w:val="none" w:sz="0" w:space="0" w:color="auto"/>
        <w:left w:val="none" w:sz="0" w:space="0" w:color="auto"/>
        <w:bottom w:val="none" w:sz="0" w:space="0" w:color="auto"/>
        <w:right w:val="none" w:sz="0" w:space="0" w:color="auto"/>
      </w:divBdr>
    </w:div>
    <w:div w:id="1057782335">
      <w:bodyDiv w:val="1"/>
      <w:marLeft w:val="0"/>
      <w:marRight w:val="0"/>
      <w:marTop w:val="0"/>
      <w:marBottom w:val="0"/>
      <w:divBdr>
        <w:top w:val="none" w:sz="0" w:space="0" w:color="auto"/>
        <w:left w:val="none" w:sz="0" w:space="0" w:color="auto"/>
        <w:bottom w:val="none" w:sz="0" w:space="0" w:color="auto"/>
        <w:right w:val="none" w:sz="0" w:space="0" w:color="auto"/>
      </w:divBdr>
    </w:div>
    <w:div w:id="1092580252">
      <w:bodyDiv w:val="1"/>
      <w:marLeft w:val="0"/>
      <w:marRight w:val="0"/>
      <w:marTop w:val="0"/>
      <w:marBottom w:val="0"/>
      <w:divBdr>
        <w:top w:val="none" w:sz="0" w:space="0" w:color="auto"/>
        <w:left w:val="none" w:sz="0" w:space="0" w:color="auto"/>
        <w:bottom w:val="none" w:sz="0" w:space="0" w:color="auto"/>
        <w:right w:val="none" w:sz="0" w:space="0" w:color="auto"/>
      </w:divBdr>
    </w:div>
    <w:div w:id="1164860532">
      <w:bodyDiv w:val="1"/>
      <w:marLeft w:val="0"/>
      <w:marRight w:val="0"/>
      <w:marTop w:val="0"/>
      <w:marBottom w:val="0"/>
      <w:divBdr>
        <w:top w:val="none" w:sz="0" w:space="0" w:color="auto"/>
        <w:left w:val="none" w:sz="0" w:space="0" w:color="auto"/>
        <w:bottom w:val="none" w:sz="0" w:space="0" w:color="auto"/>
        <w:right w:val="none" w:sz="0" w:space="0" w:color="auto"/>
      </w:divBdr>
      <w:divsChild>
        <w:div w:id="1964533816">
          <w:marLeft w:val="0"/>
          <w:marRight w:val="0"/>
          <w:marTop w:val="0"/>
          <w:marBottom w:val="0"/>
          <w:divBdr>
            <w:top w:val="none" w:sz="0" w:space="0" w:color="auto"/>
            <w:left w:val="none" w:sz="0" w:space="0" w:color="auto"/>
            <w:bottom w:val="none" w:sz="0" w:space="0" w:color="auto"/>
            <w:right w:val="none" w:sz="0" w:space="0" w:color="auto"/>
          </w:divBdr>
          <w:divsChild>
            <w:div w:id="594442648">
              <w:marLeft w:val="0"/>
              <w:marRight w:val="0"/>
              <w:marTop w:val="0"/>
              <w:marBottom w:val="0"/>
              <w:divBdr>
                <w:top w:val="none" w:sz="0" w:space="0" w:color="auto"/>
                <w:left w:val="none" w:sz="0" w:space="0" w:color="auto"/>
                <w:bottom w:val="none" w:sz="0" w:space="0" w:color="auto"/>
                <w:right w:val="none" w:sz="0" w:space="0" w:color="auto"/>
              </w:divBdr>
              <w:divsChild>
                <w:div w:id="160237609">
                  <w:marLeft w:val="0"/>
                  <w:marRight w:val="0"/>
                  <w:marTop w:val="0"/>
                  <w:marBottom w:val="0"/>
                  <w:divBdr>
                    <w:top w:val="none" w:sz="0" w:space="0" w:color="auto"/>
                    <w:left w:val="none" w:sz="0" w:space="0" w:color="auto"/>
                    <w:bottom w:val="none" w:sz="0" w:space="0" w:color="auto"/>
                    <w:right w:val="none" w:sz="0" w:space="0" w:color="auto"/>
                  </w:divBdr>
                  <w:divsChild>
                    <w:div w:id="1754232864">
                      <w:marLeft w:val="0"/>
                      <w:marRight w:val="0"/>
                      <w:marTop w:val="0"/>
                      <w:marBottom w:val="0"/>
                      <w:divBdr>
                        <w:top w:val="none" w:sz="0" w:space="0" w:color="auto"/>
                        <w:left w:val="none" w:sz="0" w:space="0" w:color="auto"/>
                        <w:bottom w:val="none" w:sz="0" w:space="0" w:color="auto"/>
                        <w:right w:val="none" w:sz="0" w:space="0" w:color="auto"/>
                      </w:divBdr>
                      <w:divsChild>
                        <w:div w:id="292761302">
                          <w:marLeft w:val="0"/>
                          <w:marRight w:val="0"/>
                          <w:marTop w:val="0"/>
                          <w:marBottom w:val="0"/>
                          <w:divBdr>
                            <w:top w:val="none" w:sz="0" w:space="0" w:color="auto"/>
                            <w:left w:val="none" w:sz="0" w:space="0" w:color="auto"/>
                            <w:bottom w:val="none" w:sz="0" w:space="0" w:color="auto"/>
                            <w:right w:val="none" w:sz="0" w:space="0" w:color="auto"/>
                          </w:divBdr>
                          <w:divsChild>
                            <w:div w:id="18061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71788">
      <w:bodyDiv w:val="1"/>
      <w:marLeft w:val="0"/>
      <w:marRight w:val="0"/>
      <w:marTop w:val="0"/>
      <w:marBottom w:val="0"/>
      <w:divBdr>
        <w:top w:val="none" w:sz="0" w:space="0" w:color="auto"/>
        <w:left w:val="none" w:sz="0" w:space="0" w:color="auto"/>
        <w:bottom w:val="none" w:sz="0" w:space="0" w:color="auto"/>
        <w:right w:val="none" w:sz="0" w:space="0" w:color="auto"/>
      </w:divBdr>
    </w:div>
    <w:div w:id="1245795159">
      <w:bodyDiv w:val="1"/>
      <w:marLeft w:val="0"/>
      <w:marRight w:val="0"/>
      <w:marTop w:val="0"/>
      <w:marBottom w:val="0"/>
      <w:divBdr>
        <w:top w:val="none" w:sz="0" w:space="0" w:color="auto"/>
        <w:left w:val="none" w:sz="0" w:space="0" w:color="auto"/>
        <w:bottom w:val="none" w:sz="0" w:space="0" w:color="auto"/>
        <w:right w:val="none" w:sz="0" w:space="0" w:color="auto"/>
      </w:divBdr>
    </w:div>
    <w:div w:id="1281306796">
      <w:bodyDiv w:val="1"/>
      <w:marLeft w:val="0"/>
      <w:marRight w:val="0"/>
      <w:marTop w:val="0"/>
      <w:marBottom w:val="0"/>
      <w:divBdr>
        <w:top w:val="none" w:sz="0" w:space="0" w:color="auto"/>
        <w:left w:val="none" w:sz="0" w:space="0" w:color="auto"/>
        <w:bottom w:val="none" w:sz="0" w:space="0" w:color="auto"/>
        <w:right w:val="none" w:sz="0" w:space="0" w:color="auto"/>
      </w:divBdr>
    </w:div>
    <w:div w:id="1309896752">
      <w:bodyDiv w:val="1"/>
      <w:marLeft w:val="0"/>
      <w:marRight w:val="0"/>
      <w:marTop w:val="0"/>
      <w:marBottom w:val="0"/>
      <w:divBdr>
        <w:top w:val="none" w:sz="0" w:space="0" w:color="auto"/>
        <w:left w:val="none" w:sz="0" w:space="0" w:color="auto"/>
        <w:bottom w:val="none" w:sz="0" w:space="0" w:color="auto"/>
        <w:right w:val="none" w:sz="0" w:space="0" w:color="auto"/>
      </w:divBdr>
    </w:div>
    <w:div w:id="1392773332">
      <w:bodyDiv w:val="1"/>
      <w:marLeft w:val="0"/>
      <w:marRight w:val="0"/>
      <w:marTop w:val="0"/>
      <w:marBottom w:val="0"/>
      <w:divBdr>
        <w:top w:val="none" w:sz="0" w:space="0" w:color="auto"/>
        <w:left w:val="none" w:sz="0" w:space="0" w:color="auto"/>
        <w:bottom w:val="none" w:sz="0" w:space="0" w:color="auto"/>
        <w:right w:val="none" w:sz="0" w:space="0" w:color="auto"/>
      </w:divBdr>
    </w:div>
    <w:div w:id="1419406332">
      <w:bodyDiv w:val="1"/>
      <w:marLeft w:val="0"/>
      <w:marRight w:val="0"/>
      <w:marTop w:val="0"/>
      <w:marBottom w:val="0"/>
      <w:divBdr>
        <w:top w:val="none" w:sz="0" w:space="0" w:color="auto"/>
        <w:left w:val="none" w:sz="0" w:space="0" w:color="auto"/>
        <w:bottom w:val="none" w:sz="0" w:space="0" w:color="auto"/>
        <w:right w:val="none" w:sz="0" w:space="0" w:color="auto"/>
      </w:divBdr>
    </w:div>
    <w:div w:id="1437677328">
      <w:bodyDiv w:val="1"/>
      <w:marLeft w:val="0"/>
      <w:marRight w:val="0"/>
      <w:marTop w:val="0"/>
      <w:marBottom w:val="0"/>
      <w:divBdr>
        <w:top w:val="none" w:sz="0" w:space="0" w:color="auto"/>
        <w:left w:val="none" w:sz="0" w:space="0" w:color="auto"/>
        <w:bottom w:val="none" w:sz="0" w:space="0" w:color="auto"/>
        <w:right w:val="none" w:sz="0" w:space="0" w:color="auto"/>
      </w:divBdr>
    </w:div>
    <w:div w:id="1567885179">
      <w:bodyDiv w:val="1"/>
      <w:marLeft w:val="0"/>
      <w:marRight w:val="0"/>
      <w:marTop w:val="0"/>
      <w:marBottom w:val="0"/>
      <w:divBdr>
        <w:top w:val="none" w:sz="0" w:space="0" w:color="auto"/>
        <w:left w:val="none" w:sz="0" w:space="0" w:color="auto"/>
        <w:bottom w:val="none" w:sz="0" w:space="0" w:color="auto"/>
        <w:right w:val="none" w:sz="0" w:space="0" w:color="auto"/>
      </w:divBdr>
    </w:div>
    <w:div w:id="1583491931">
      <w:bodyDiv w:val="1"/>
      <w:marLeft w:val="0"/>
      <w:marRight w:val="0"/>
      <w:marTop w:val="0"/>
      <w:marBottom w:val="0"/>
      <w:divBdr>
        <w:top w:val="none" w:sz="0" w:space="0" w:color="auto"/>
        <w:left w:val="none" w:sz="0" w:space="0" w:color="auto"/>
        <w:bottom w:val="none" w:sz="0" w:space="0" w:color="auto"/>
        <w:right w:val="none" w:sz="0" w:space="0" w:color="auto"/>
      </w:divBdr>
      <w:divsChild>
        <w:div w:id="257562254">
          <w:marLeft w:val="0"/>
          <w:marRight w:val="0"/>
          <w:marTop w:val="0"/>
          <w:marBottom w:val="0"/>
          <w:divBdr>
            <w:top w:val="none" w:sz="0" w:space="0" w:color="auto"/>
            <w:left w:val="none" w:sz="0" w:space="0" w:color="auto"/>
            <w:bottom w:val="none" w:sz="0" w:space="0" w:color="auto"/>
            <w:right w:val="none" w:sz="0" w:space="0" w:color="auto"/>
          </w:divBdr>
          <w:divsChild>
            <w:div w:id="1030955564">
              <w:marLeft w:val="0"/>
              <w:marRight w:val="0"/>
              <w:marTop w:val="0"/>
              <w:marBottom w:val="0"/>
              <w:divBdr>
                <w:top w:val="none" w:sz="0" w:space="0" w:color="auto"/>
                <w:left w:val="none" w:sz="0" w:space="0" w:color="auto"/>
                <w:bottom w:val="none" w:sz="0" w:space="0" w:color="auto"/>
                <w:right w:val="none" w:sz="0" w:space="0" w:color="auto"/>
              </w:divBdr>
              <w:divsChild>
                <w:div w:id="1402210950">
                  <w:marLeft w:val="0"/>
                  <w:marRight w:val="0"/>
                  <w:marTop w:val="0"/>
                  <w:marBottom w:val="0"/>
                  <w:divBdr>
                    <w:top w:val="none" w:sz="0" w:space="0" w:color="auto"/>
                    <w:left w:val="none" w:sz="0" w:space="0" w:color="auto"/>
                    <w:bottom w:val="none" w:sz="0" w:space="0" w:color="auto"/>
                    <w:right w:val="none" w:sz="0" w:space="0" w:color="auto"/>
                  </w:divBdr>
                  <w:divsChild>
                    <w:div w:id="1187910946">
                      <w:marLeft w:val="0"/>
                      <w:marRight w:val="0"/>
                      <w:marTop w:val="0"/>
                      <w:marBottom w:val="0"/>
                      <w:divBdr>
                        <w:top w:val="none" w:sz="0" w:space="0" w:color="auto"/>
                        <w:left w:val="none" w:sz="0" w:space="0" w:color="auto"/>
                        <w:bottom w:val="none" w:sz="0" w:space="0" w:color="auto"/>
                        <w:right w:val="none" w:sz="0" w:space="0" w:color="auto"/>
                      </w:divBdr>
                      <w:divsChild>
                        <w:div w:id="474614666">
                          <w:marLeft w:val="0"/>
                          <w:marRight w:val="0"/>
                          <w:marTop w:val="0"/>
                          <w:marBottom w:val="0"/>
                          <w:divBdr>
                            <w:top w:val="none" w:sz="0" w:space="0" w:color="auto"/>
                            <w:left w:val="none" w:sz="0" w:space="0" w:color="auto"/>
                            <w:bottom w:val="none" w:sz="0" w:space="0" w:color="auto"/>
                            <w:right w:val="none" w:sz="0" w:space="0" w:color="auto"/>
                          </w:divBdr>
                          <w:divsChild>
                            <w:div w:id="1266301490">
                              <w:marLeft w:val="0"/>
                              <w:marRight w:val="0"/>
                              <w:marTop w:val="0"/>
                              <w:marBottom w:val="0"/>
                              <w:divBdr>
                                <w:top w:val="none" w:sz="0" w:space="0" w:color="auto"/>
                                <w:left w:val="none" w:sz="0" w:space="0" w:color="auto"/>
                                <w:bottom w:val="none" w:sz="0" w:space="0" w:color="auto"/>
                                <w:right w:val="none" w:sz="0" w:space="0" w:color="auto"/>
                              </w:divBdr>
                              <w:divsChild>
                                <w:div w:id="345668442">
                                  <w:marLeft w:val="0"/>
                                  <w:marRight w:val="0"/>
                                  <w:marTop w:val="0"/>
                                  <w:marBottom w:val="0"/>
                                  <w:divBdr>
                                    <w:top w:val="none" w:sz="0" w:space="0" w:color="auto"/>
                                    <w:left w:val="none" w:sz="0" w:space="0" w:color="auto"/>
                                    <w:bottom w:val="none" w:sz="0" w:space="0" w:color="auto"/>
                                    <w:right w:val="none" w:sz="0" w:space="0" w:color="auto"/>
                                  </w:divBdr>
                                  <w:divsChild>
                                    <w:div w:id="1044134863">
                                      <w:marLeft w:val="0"/>
                                      <w:marRight w:val="0"/>
                                      <w:marTop w:val="0"/>
                                      <w:marBottom w:val="0"/>
                                      <w:divBdr>
                                        <w:top w:val="none" w:sz="0" w:space="0" w:color="auto"/>
                                        <w:left w:val="none" w:sz="0" w:space="0" w:color="auto"/>
                                        <w:bottom w:val="none" w:sz="0" w:space="0" w:color="auto"/>
                                        <w:right w:val="none" w:sz="0" w:space="0" w:color="auto"/>
                                      </w:divBdr>
                                      <w:divsChild>
                                        <w:div w:id="1613053167">
                                          <w:marLeft w:val="0"/>
                                          <w:marRight w:val="0"/>
                                          <w:marTop w:val="0"/>
                                          <w:marBottom w:val="0"/>
                                          <w:divBdr>
                                            <w:top w:val="none" w:sz="0" w:space="0" w:color="auto"/>
                                            <w:left w:val="none" w:sz="0" w:space="0" w:color="auto"/>
                                            <w:bottom w:val="none" w:sz="0" w:space="0" w:color="auto"/>
                                            <w:right w:val="none" w:sz="0" w:space="0" w:color="auto"/>
                                          </w:divBdr>
                                          <w:divsChild>
                                            <w:div w:id="20417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639622">
      <w:bodyDiv w:val="1"/>
      <w:marLeft w:val="0"/>
      <w:marRight w:val="0"/>
      <w:marTop w:val="0"/>
      <w:marBottom w:val="0"/>
      <w:divBdr>
        <w:top w:val="none" w:sz="0" w:space="0" w:color="auto"/>
        <w:left w:val="none" w:sz="0" w:space="0" w:color="auto"/>
        <w:bottom w:val="none" w:sz="0" w:space="0" w:color="auto"/>
        <w:right w:val="none" w:sz="0" w:space="0" w:color="auto"/>
      </w:divBdr>
    </w:div>
    <w:div w:id="1693535383">
      <w:bodyDiv w:val="1"/>
      <w:marLeft w:val="0"/>
      <w:marRight w:val="0"/>
      <w:marTop w:val="0"/>
      <w:marBottom w:val="0"/>
      <w:divBdr>
        <w:top w:val="none" w:sz="0" w:space="0" w:color="auto"/>
        <w:left w:val="none" w:sz="0" w:space="0" w:color="auto"/>
        <w:bottom w:val="none" w:sz="0" w:space="0" w:color="auto"/>
        <w:right w:val="none" w:sz="0" w:space="0" w:color="auto"/>
      </w:divBdr>
    </w:div>
    <w:div w:id="1715039353">
      <w:bodyDiv w:val="1"/>
      <w:marLeft w:val="0"/>
      <w:marRight w:val="0"/>
      <w:marTop w:val="0"/>
      <w:marBottom w:val="0"/>
      <w:divBdr>
        <w:top w:val="none" w:sz="0" w:space="0" w:color="auto"/>
        <w:left w:val="none" w:sz="0" w:space="0" w:color="auto"/>
        <w:bottom w:val="none" w:sz="0" w:space="0" w:color="auto"/>
        <w:right w:val="none" w:sz="0" w:space="0" w:color="auto"/>
      </w:divBdr>
      <w:divsChild>
        <w:div w:id="380905037">
          <w:marLeft w:val="0"/>
          <w:marRight w:val="0"/>
          <w:marTop w:val="0"/>
          <w:marBottom w:val="0"/>
          <w:divBdr>
            <w:top w:val="none" w:sz="0" w:space="0" w:color="auto"/>
            <w:left w:val="none" w:sz="0" w:space="0" w:color="auto"/>
            <w:bottom w:val="none" w:sz="0" w:space="0" w:color="auto"/>
            <w:right w:val="none" w:sz="0" w:space="0" w:color="auto"/>
          </w:divBdr>
          <w:divsChild>
            <w:div w:id="87119682">
              <w:marLeft w:val="0"/>
              <w:marRight w:val="0"/>
              <w:marTop w:val="0"/>
              <w:marBottom w:val="0"/>
              <w:divBdr>
                <w:top w:val="none" w:sz="0" w:space="0" w:color="auto"/>
                <w:left w:val="none" w:sz="0" w:space="0" w:color="auto"/>
                <w:bottom w:val="none" w:sz="0" w:space="0" w:color="auto"/>
                <w:right w:val="none" w:sz="0" w:space="0" w:color="auto"/>
              </w:divBdr>
              <w:divsChild>
                <w:div w:id="803959776">
                  <w:marLeft w:val="0"/>
                  <w:marRight w:val="0"/>
                  <w:marTop w:val="0"/>
                  <w:marBottom w:val="0"/>
                  <w:divBdr>
                    <w:top w:val="none" w:sz="0" w:space="0" w:color="auto"/>
                    <w:left w:val="none" w:sz="0" w:space="0" w:color="auto"/>
                    <w:bottom w:val="none" w:sz="0" w:space="0" w:color="auto"/>
                    <w:right w:val="none" w:sz="0" w:space="0" w:color="auto"/>
                  </w:divBdr>
                  <w:divsChild>
                    <w:div w:id="457921560">
                      <w:marLeft w:val="0"/>
                      <w:marRight w:val="0"/>
                      <w:marTop w:val="0"/>
                      <w:marBottom w:val="0"/>
                      <w:divBdr>
                        <w:top w:val="none" w:sz="0" w:space="0" w:color="auto"/>
                        <w:left w:val="none" w:sz="0" w:space="0" w:color="auto"/>
                        <w:bottom w:val="none" w:sz="0" w:space="0" w:color="auto"/>
                        <w:right w:val="none" w:sz="0" w:space="0" w:color="auto"/>
                      </w:divBdr>
                      <w:divsChild>
                        <w:div w:id="311253326">
                          <w:marLeft w:val="0"/>
                          <w:marRight w:val="0"/>
                          <w:marTop w:val="0"/>
                          <w:marBottom w:val="0"/>
                          <w:divBdr>
                            <w:top w:val="none" w:sz="0" w:space="0" w:color="auto"/>
                            <w:left w:val="none" w:sz="0" w:space="0" w:color="auto"/>
                            <w:bottom w:val="none" w:sz="0" w:space="0" w:color="auto"/>
                            <w:right w:val="none" w:sz="0" w:space="0" w:color="auto"/>
                          </w:divBdr>
                          <w:divsChild>
                            <w:div w:id="11797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49010">
      <w:bodyDiv w:val="1"/>
      <w:marLeft w:val="0"/>
      <w:marRight w:val="0"/>
      <w:marTop w:val="0"/>
      <w:marBottom w:val="0"/>
      <w:divBdr>
        <w:top w:val="none" w:sz="0" w:space="0" w:color="auto"/>
        <w:left w:val="none" w:sz="0" w:space="0" w:color="auto"/>
        <w:bottom w:val="none" w:sz="0" w:space="0" w:color="auto"/>
        <w:right w:val="none" w:sz="0" w:space="0" w:color="auto"/>
      </w:divBdr>
    </w:div>
    <w:div w:id="1721437424">
      <w:bodyDiv w:val="1"/>
      <w:marLeft w:val="0"/>
      <w:marRight w:val="0"/>
      <w:marTop w:val="0"/>
      <w:marBottom w:val="0"/>
      <w:divBdr>
        <w:top w:val="none" w:sz="0" w:space="0" w:color="auto"/>
        <w:left w:val="none" w:sz="0" w:space="0" w:color="auto"/>
        <w:bottom w:val="none" w:sz="0" w:space="0" w:color="auto"/>
        <w:right w:val="none" w:sz="0" w:space="0" w:color="auto"/>
      </w:divBdr>
    </w:div>
    <w:div w:id="1761412760">
      <w:bodyDiv w:val="1"/>
      <w:marLeft w:val="0"/>
      <w:marRight w:val="0"/>
      <w:marTop w:val="0"/>
      <w:marBottom w:val="0"/>
      <w:divBdr>
        <w:top w:val="none" w:sz="0" w:space="0" w:color="auto"/>
        <w:left w:val="none" w:sz="0" w:space="0" w:color="auto"/>
        <w:bottom w:val="none" w:sz="0" w:space="0" w:color="auto"/>
        <w:right w:val="none" w:sz="0" w:space="0" w:color="auto"/>
      </w:divBdr>
    </w:div>
    <w:div w:id="1804076461">
      <w:bodyDiv w:val="1"/>
      <w:marLeft w:val="0"/>
      <w:marRight w:val="0"/>
      <w:marTop w:val="0"/>
      <w:marBottom w:val="0"/>
      <w:divBdr>
        <w:top w:val="none" w:sz="0" w:space="0" w:color="auto"/>
        <w:left w:val="none" w:sz="0" w:space="0" w:color="auto"/>
        <w:bottom w:val="none" w:sz="0" w:space="0" w:color="auto"/>
        <w:right w:val="none" w:sz="0" w:space="0" w:color="auto"/>
      </w:divBdr>
    </w:div>
    <w:div w:id="1853497089">
      <w:bodyDiv w:val="1"/>
      <w:marLeft w:val="0"/>
      <w:marRight w:val="0"/>
      <w:marTop w:val="0"/>
      <w:marBottom w:val="0"/>
      <w:divBdr>
        <w:top w:val="none" w:sz="0" w:space="0" w:color="auto"/>
        <w:left w:val="none" w:sz="0" w:space="0" w:color="auto"/>
        <w:bottom w:val="none" w:sz="0" w:space="0" w:color="auto"/>
        <w:right w:val="none" w:sz="0" w:space="0" w:color="auto"/>
      </w:divBdr>
    </w:div>
    <w:div w:id="1920364395">
      <w:bodyDiv w:val="1"/>
      <w:marLeft w:val="0"/>
      <w:marRight w:val="0"/>
      <w:marTop w:val="0"/>
      <w:marBottom w:val="0"/>
      <w:divBdr>
        <w:top w:val="none" w:sz="0" w:space="0" w:color="auto"/>
        <w:left w:val="none" w:sz="0" w:space="0" w:color="auto"/>
        <w:bottom w:val="none" w:sz="0" w:space="0" w:color="auto"/>
        <w:right w:val="none" w:sz="0" w:space="0" w:color="auto"/>
      </w:divBdr>
      <w:divsChild>
        <w:div w:id="737094378">
          <w:marLeft w:val="0"/>
          <w:marRight w:val="0"/>
          <w:marTop w:val="0"/>
          <w:marBottom w:val="0"/>
          <w:divBdr>
            <w:top w:val="none" w:sz="0" w:space="0" w:color="auto"/>
            <w:left w:val="none" w:sz="0" w:space="0" w:color="auto"/>
            <w:bottom w:val="none" w:sz="0" w:space="0" w:color="auto"/>
            <w:right w:val="none" w:sz="0" w:space="0" w:color="auto"/>
          </w:divBdr>
          <w:divsChild>
            <w:div w:id="1275362531">
              <w:marLeft w:val="0"/>
              <w:marRight w:val="0"/>
              <w:marTop w:val="0"/>
              <w:marBottom w:val="0"/>
              <w:divBdr>
                <w:top w:val="none" w:sz="0" w:space="0" w:color="auto"/>
                <w:left w:val="none" w:sz="0" w:space="0" w:color="auto"/>
                <w:bottom w:val="none" w:sz="0" w:space="0" w:color="auto"/>
                <w:right w:val="none" w:sz="0" w:space="0" w:color="auto"/>
              </w:divBdr>
              <w:divsChild>
                <w:div w:id="2101178962">
                  <w:marLeft w:val="0"/>
                  <w:marRight w:val="0"/>
                  <w:marTop w:val="0"/>
                  <w:marBottom w:val="0"/>
                  <w:divBdr>
                    <w:top w:val="none" w:sz="0" w:space="0" w:color="auto"/>
                    <w:left w:val="none" w:sz="0" w:space="0" w:color="auto"/>
                    <w:bottom w:val="none" w:sz="0" w:space="0" w:color="auto"/>
                    <w:right w:val="none" w:sz="0" w:space="0" w:color="auto"/>
                  </w:divBdr>
                  <w:divsChild>
                    <w:div w:id="834610248">
                      <w:marLeft w:val="0"/>
                      <w:marRight w:val="0"/>
                      <w:marTop w:val="0"/>
                      <w:marBottom w:val="0"/>
                      <w:divBdr>
                        <w:top w:val="none" w:sz="0" w:space="0" w:color="auto"/>
                        <w:left w:val="none" w:sz="0" w:space="0" w:color="auto"/>
                        <w:bottom w:val="none" w:sz="0" w:space="0" w:color="auto"/>
                        <w:right w:val="none" w:sz="0" w:space="0" w:color="auto"/>
                      </w:divBdr>
                      <w:divsChild>
                        <w:div w:id="879513503">
                          <w:marLeft w:val="0"/>
                          <w:marRight w:val="0"/>
                          <w:marTop w:val="0"/>
                          <w:marBottom w:val="0"/>
                          <w:divBdr>
                            <w:top w:val="none" w:sz="0" w:space="0" w:color="auto"/>
                            <w:left w:val="none" w:sz="0" w:space="0" w:color="auto"/>
                            <w:bottom w:val="none" w:sz="0" w:space="0" w:color="auto"/>
                            <w:right w:val="none" w:sz="0" w:space="0" w:color="auto"/>
                          </w:divBdr>
                          <w:divsChild>
                            <w:div w:id="507713766">
                              <w:marLeft w:val="0"/>
                              <w:marRight w:val="0"/>
                              <w:marTop w:val="0"/>
                              <w:marBottom w:val="0"/>
                              <w:divBdr>
                                <w:top w:val="none" w:sz="0" w:space="0" w:color="auto"/>
                                <w:left w:val="none" w:sz="0" w:space="0" w:color="auto"/>
                                <w:bottom w:val="none" w:sz="0" w:space="0" w:color="auto"/>
                                <w:right w:val="none" w:sz="0" w:space="0" w:color="auto"/>
                              </w:divBdr>
                              <w:divsChild>
                                <w:div w:id="1491674832">
                                  <w:marLeft w:val="0"/>
                                  <w:marRight w:val="0"/>
                                  <w:marTop w:val="0"/>
                                  <w:marBottom w:val="0"/>
                                  <w:divBdr>
                                    <w:top w:val="none" w:sz="0" w:space="0" w:color="auto"/>
                                    <w:left w:val="none" w:sz="0" w:space="0" w:color="auto"/>
                                    <w:bottom w:val="none" w:sz="0" w:space="0" w:color="auto"/>
                                    <w:right w:val="none" w:sz="0" w:space="0" w:color="auto"/>
                                  </w:divBdr>
                                  <w:divsChild>
                                    <w:div w:id="1460491482">
                                      <w:marLeft w:val="0"/>
                                      <w:marRight w:val="0"/>
                                      <w:marTop w:val="0"/>
                                      <w:marBottom w:val="0"/>
                                      <w:divBdr>
                                        <w:top w:val="none" w:sz="0" w:space="0" w:color="auto"/>
                                        <w:left w:val="none" w:sz="0" w:space="0" w:color="auto"/>
                                        <w:bottom w:val="none" w:sz="0" w:space="0" w:color="auto"/>
                                        <w:right w:val="none" w:sz="0" w:space="0" w:color="auto"/>
                                      </w:divBdr>
                                      <w:divsChild>
                                        <w:div w:id="1739476846">
                                          <w:marLeft w:val="0"/>
                                          <w:marRight w:val="0"/>
                                          <w:marTop w:val="0"/>
                                          <w:marBottom w:val="0"/>
                                          <w:divBdr>
                                            <w:top w:val="none" w:sz="0" w:space="0" w:color="auto"/>
                                            <w:left w:val="none" w:sz="0" w:space="0" w:color="auto"/>
                                            <w:bottom w:val="none" w:sz="0" w:space="0" w:color="auto"/>
                                            <w:right w:val="none" w:sz="0" w:space="0" w:color="auto"/>
                                          </w:divBdr>
                                          <w:divsChild>
                                            <w:div w:id="12108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215564">
      <w:bodyDiv w:val="1"/>
      <w:marLeft w:val="0"/>
      <w:marRight w:val="0"/>
      <w:marTop w:val="0"/>
      <w:marBottom w:val="0"/>
      <w:divBdr>
        <w:top w:val="none" w:sz="0" w:space="0" w:color="auto"/>
        <w:left w:val="none" w:sz="0" w:space="0" w:color="auto"/>
        <w:bottom w:val="none" w:sz="0" w:space="0" w:color="auto"/>
        <w:right w:val="none" w:sz="0" w:space="0" w:color="auto"/>
      </w:divBdr>
    </w:div>
    <w:div w:id="1946379041">
      <w:bodyDiv w:val="1"/>
      <w:marLeft w:val="0"/>
      <w:marRight w:val="0"/>
      <w:marTop w:val="0"/>
      <w:marBottom w:val="0"/>
      <w:divBdr>
        <w:top w:val="none" w:sz="0" w:space="0" w:color="auto"/>
        <w:left w:val="none" w:sz="0" w:space="0" w:color="auto"/>
        <w:bottom w:val="none" w:sz="0" w:space="0" w:color="auto"/>
        <w:right w:val="none" w:sz="0" w:space="0" w:color="auto"/>
      </w:divBdr>
    </w:div>
    <w:div w:id="1948923811">
      <w:bodyDiv w:val="1"/>
      <w:marLeft w:val="0"/>
      <w:marRight w:val="0"/>
      <w:marTop w:val="0"/>
      <w:marBottom w:val="0"/>
      <w:divBdr>
        <w:top w:val="none" w:sz="0" w:space="0" w:color="auto"/>
        <w:left w:val="none" w:sz="0" w:space="0" w:color="auto"/>
        <w:bottom w:val="none" w:sz="0" w:space="0" w:color="auto"/>
        <w:right w:val="none" w:sz="0" w:space="0" w:color="auto"/>
      </w:divBdr>
    </w:div>
    <w:div w:id="1965185408">
      <w:bodyDiv w:val="1"/>
      <w:marLeft w:val="0"/>
      <w:marRight w:val="0"/>
      <w:marTop w:val="0"/>
      <w:marBottom w:val="0"/>
      <w:divBdr>
        <w:top w:val="none" w:sz="0" w:space="0" w:color="auto"/>
        <w:left w:val="none" w:sz="0" w:space="0" w:color="auto"/>
        <w:bottom w:val="none" w:sz="0" w:space="0" w:color="auto"/>
        <w:right w:val="none" w:sz="0" w:space="0" w:color="auto"/>
      </w:divBdr>
    </w:div>
    <w:div w:id="2005082195">
      <w:bodyDiv w:val="1"/>
      <w:marLeft w:val="0"/>
      <w:marRight w:val="0"/>
      <w:marTop w:val="0"/>
      <w:marBottom w:val="0"/>
      <w:divBdr>
        <w:top w:val="none" w:sz="0" w:space="0" w:color="auto"/>
        <w:left w:val="none" w:sz="0" w:space="0" w:color="auto"/>
        <w:bottom w:val="none" w:sz="0" w:space="0" w:color="auto"/>
        <w:right w:val="none" w:sz="0" w:space="0" w:color="auto"/>
      </w:divBdr>
    </w:div>
    <w:div w:id="203969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ro.hkust.edu.hk/funding-opportunities/2275?destination=/funding-opportunities/local%3Fcombine%3DCollaborative%2520Research%2520Fund%26pfi%3DAll%26id_s%3D%26id_e%3D%26yrp%3DAll%26fnf%3DAll%26np%3DAll%26sa%255B0%255D%3D5%26sa%255B1%255D%3D6%26sa%255B2%255D%3D7%26sa%255B3%255D%3D8%26sa%255B4%255D%3D9%26co%3DAll%26sort_by%3Dfield_d_internal_deadline_value%26sort_order%3DASC%26ajax_page_state%255Btheme%255D%3Dhkust_ro_theme%26ajax_page_state%255Btheme_token%255D%3D%26ajax_page_state%255Blibraries%255D%3Dcolorbox/colorbox%252Ccolorbox/default%252Ccore/drupal.active-link%252Chkust/base%252Chkust_news/hkust_news_content%252Chkust_ro_theme/base%252Chkust_ro_theme/customShortcutIcons%252Chkust_ro_theme/viewFundingOpportunitiesList%252Chkust_style_a/styling%252Cparagraphs/drupal.paragraphs.unpublished%252Csystem/base%252Cviews/views.ajax%252Cviews/views.module&amp;check_logged_in=1" TargetMode="External"/><Relationship Id="rId2" Type="http://schemas.openxmlformats.org/officeDocument/2006/relationships/hyperlink" Target="https://ro.hkust.edu.hk/forms-reports-resources/tools?check_logged_in=1" TargetMode="External"/><Relationship Id="rId1" Type="http://schemas.openxmlformats.org/officeDocument/2006/relationships/hyperlink" Target="https://w5.ab.ust.hk/jsg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2.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www.sciencedirect.com/science/article/pii/S2214367X13000215"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u@ust.hk"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017b4cd-5adc-4765-83d9-0449af1152ee">
      <Terms xmlns="http://schemas.microsoft.com/office/infopath/2007/PartnerControls"/>
    </lcf76f155ced4ddcb4097134ff3c332f>
    <TaxCatchAll xmlns="3390828b-9aa5-48df-b9b9-5a610f2ce2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B289D106CB164E886729D4214A789D" ma:contentTypeVersion="16" ma:contentTypeDescription="Create a new document." ma:contentTypeScope="" ma:versionID="963a3215d68b4b36f8d15654feaf29a3">
  <xsd:schema xmlns:xsd="http://www.w3.org/2001/XMLSchema" xmlns:xs="http://www.w3.org/2001/XMLSchema" xmlns:p="http://schemas.microsoft.com/office/2006/metadata/properties" xmlns:ns2="1017b4cd-5adc-4765-83d9-0449af1152ee" xmlns:ns3="3390828b-9aa5-48df-b9b9-5a610f2ce28d" xmlns:ns4="d741ad4f-396b-4751-a388-9df1ea4c9684" targetNamespace="http://schemas.microsoft.com/office/2006/metadata/properties" ma:root="true" ma:fieldsID="34869a8e1c4c393b43c1e711a7e645ed" ns2:_="" ns3:_="" ns4:_="">
    <xsd:import namespace="1017b4cd-5adc-4765-83d9-0449af1152ee"/>
    <xsd:import namespace="3390828b-9aa5-48df-b9b9-5a610f2ce28d"/>
    <xsd:import namespace="d741ad4f-396b-4751-a388-9df1ea4c96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4:SharedWithUsers" minOccurs="0"/>
                <xsd:element ref="ns4:SharedWithDetail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7b4cd-5adc-4765-83d9-0449af1152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659908-461d-4310-9e2e-8d0890ed1ef9"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90828b-9aa5-48df-b9b9-5a610f2ce28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25caed-6d89-421e-8631-fa07d592d3c5}" ma:internalName="TaxCatchAll" ma:showField="CatchAllData" ma:web="3390828b-9aa5-48df-b9b9-5a610f2ce2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741ad4f-396b-4751-a388-9df1ea4c9684"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F7B696-1A93-D748-B296-4BD76B816421}">
  <ds:schemaRefs>
    <ds:schemaRef ds:uri="http://schemas.openxmlformats.org/officeDocument/2006/bibliography"/>
  </ds:schemaRefs>
</ds:datastoreItem>
</file>

<file path=customXml/itemProps2.xml><?xml version="1.0" encoding="utf-8"?>
<ds:datastoreItem xmlns:ds="http://schemas.openxmlformats.org/officeDocument/2006/customXml" ds:itemID="{9523BEEA-8032-4E91-9AA7-D372AE68F868}">
  <ds:schemaRefs>
    <ds:schemaRef ds:uri="http://schemas.microsoft.com/office/2006/metadata/properties"/>
    <ds:schemaRef ds:uri="http://schemas.microsoft.com/office/infopath/2007/PartnerControls"/>
    <ds:schemaRef ds:uri="1017b4cd-5adc-4765-83d9-0449af1152ee"/>
    <ds:schemaRef ds:uri="3390828b-9aa5-48df-b9b9-5a610f2ce28d"/>
  </ds:schemaRefs>
</ds:datastoreItem>
</file>

<file path=customXml/itemProps3.xml><?xml version="1.0" encoding="utf-8"?>
<ds:datastoreItem xmlns:ds="http://schemas.openxmlformats.org/officeDocument/2006/customXml" ds:itemID="{F39E66DB-2FA2-446A-80CF-9E1890300727}">
  <ds:schemaRefs>
    <ds:schemaRef ds:uri="http://schemas.microsoft.com/sharepoint/v3/contenttype/forms"/>
  </ds:schemaRefs>
</ds:datastoreItem>
</file>

<file path=customXml/itemProps4.xml><?xml version="1.0" encoding="utf-8"?>
<ds:datastoreItem xmlns:ds="http://schemas.openxmlformats.org/officeDocument/2006/customXml" ds:itemID="{F20843D9-87EA-4302-A272-9EA63EABC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7b4cd-5adc-4765-83d9-0449af1152ee"/>
    <ds:schemaRef ds:uri="3390828b-9aa5-48df-b9b9-5a610f2ce28d"/>
    <ds:schemaRef ds:uri="d741ad4f-396b-4751-a388-9df1ea4c9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4541</Words>
  <Characters>25887</Characters>
  <Application>Microsoft Office Word</Application>
  <DocSecurity>0</DocSecurity>
  <Lines>215</Lines>
  <Paragraphs>60</Paragraphs>
  <ScaleCrop>false</ScaleCrop>
  <Company>HKUST</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Preamble</dc:title>
  <dc:subject/>
  <dc:creator>rdjulie</dc:creator>
  <cp:keywords/>
  <dc:description/>
  <cp:lastModifiedBy>叶鸿 徐</cp:lastModifiedBy>
  <cp:revision>5</cp:revision>
  <cp:lastPrinted>2025-10-06T07:02:00Z</cp:lastPrinted>
  <dcterms:created xsi:type="dcterms:W3CDTF">2025-11-27T12:43:00Z</dcterms:created>
  <dcterms:modified xsi:type="dcterms:W3CDTF">2025-11-27T12:56:00Z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0x01010060B289D106CB164E886729D4214A789D</vt:lpwstr>
  </property>
  <property fmtid="{D5CDD505-2E9C-101B-9397-08002B2CF9AE}" pid="3" name="GrammarlyDocumentId">
    <vt:lpwstr>eead97dbfc41c50eee014d646facbc640281a16bda5c83cf066acce02e3e489a</vt:lpwstr>
  </property>
  <property fmtid="{D5CDD505-2E9C-101B-9397-08002B2CF9AE}" pid="4" name="MediaServiceImageTags">
    <vt:lpwstr/>
  </property>
</Properties>
</file>